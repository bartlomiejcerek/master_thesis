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val="en-US"/>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2286A01B"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 xml:space="preserve">Development of </w:t>
      </w:r>
      <w:del w:id="0" w:author="Bartłomiej Cerek" w:date="2020-04-16T08:29:00Z">
        <w:r w:rsidRPr="00C47CA3" w:rsidDel="0052492D">
          <w:rPr>
            <w:rFonts w:ascii="Titillium" w:eastAsia="Calibri" w:hAnsi="Titillium"/>
            <w:i/>
            <w:sz w:val="32"/>
            <w:szCs w:val="36"/>
            <w:lang w:val="en-US"/>
          </w:rPr>
          <w:delText>t</w:delText>
        </w:r>
      </w:del>
      <w:ins w:id="1" w:author="Bartłomiej Cerek" w:date="2020-04-16T08:29:00Z">
        <w:r w:rsidR="0052492D">
          <w:rPr>
            <w:rFonts w:ascii="Titillium" w:eastAsia="Calibri" w:hAnsi="Titillium"/>
            <w:i/>
            <w:sz w:val="32"/>
            <w:szCs w:val="36"/>
            <w:lang w:val="en-US"/>
          </w:rPr>
          <w:t>T</w:t>
        </w:r>
      </w:ins>
      <w:r w:rsidRPr="00C47CA3">
        <w:rPr>
          <w:rFonts w:ascii="Titillium" w:eastAsia="Calibri" w:hAnsi="Titillium"/>
          <w:i/>
          <w:sz w:val="32"/>
          <w:szCs w:val="36"/>
          <w:lang w:val="en-US"/>
        </w:rPr>
        <w:t xml:space="preserve">ools </w:t>
      </w:r>
      <w:del w:id="2" w:author="Bartłomiej Cerek" w:date="2020-04-16T08:29:00Z">
        <w:r w:rsidRPr="00C47CA3" w:rsidDel="0052492D">
          <w:rPr>
            <w:rFonts w:ascii="Titillium" w:eastAsia="Calibri" w:hAnsi="Titillium"/>
            <w:i/>
            <w:sz w:val="32"/>
            <w:szCs w:val="36"/>
            <w:lang w:val="en-US"/>
          </w:rPr>
          <w:delText>f</w:delText>
        </w:r>
      </w:del>
      <w:ins w:id="3" w:author="Bartłomiej Cerek" w:date="2020-04-16T08:29:00Z">
        <w:r w:rsidR="0052492D">
          <w:rPr>
            <w:rFonts w:ascii="Titillium" w:eastAsia="Calibri" w:hAnsi="Titillium"/>
            <w:i/>
            <w:sz w:val="32"/>
            <w:szCs w:val="36"/>
            <w:lang w:val="en-US"/>
          </w:rPr>
          <w:t>F</w:t>
        </w:r>
      </w:ins>
      <w:r w:rsidRPr="00C47CA3">
        <w:rPr>
          <w:rFonts w:ascii="Titillium" w:eastAsia="Calibri" w:hAnsi="Titillium"/>
          <w:i/>
          <w:sz w:val="32"/>
          <w:szCs w:val="36"/>
          <w:lang w:val="en-US"/>
        </w:rPr>
        <w:t xml:space="preserve">or </w:t>
      </w:r>
      <w:ins w:id="4" w:author="Bartłomiej Cerek" w:date="2020-04-16T08:29:00Z">
        <w:r w:rsidR="0052492D">
          <w:rPr>
            <w:rFonts w:ascii="Titillium" w:eastAsia="Calibri" w:hAnsi="Titillium"/>
            <w:i/>
            <w:sz w:val="32"/>
            <w:szCs w:val="36"/>
            <w:lang w:val="en-US"/>
          </w:rPr>
          <w:t>D</w:t>
        </w:r>
      </w:ins>
      <w:del w:id="5" w:author="Bartłomiej Cerek" w:date="2020-04-16T08:29:00Z">
        <w:r w:rsidRPr="00C47CA3" w:rsidDel="0052492D">
          <w:rPr>
            <w:rFonts w:ascii="Titillium" w:eastAsia="Calibri" w:hAnsi="Titillium"/>
            <w:i/>
            <w:sz w:val="32"/>
            <w:szCs w:val="36"/>
            <w:lang w:val="en-US"/>
          </w:rPr>
          <w:delText>d</w:delText>
        </w:r>
      </w:del>
      <w:r w:rsidRPr="00C47CA3">
        <w:rPr>
          <w:rFonts w:ascii="Titillium" w:eastAsia="Calibri" w:hAnsi="Titillium"/>
          <w:i/>
          <w:sz w:val="32"/>
          <w:szCs w:val="36"/>
          <w:lang w:val="en-US"/>
        </w:rPr>
        <w:t xml:space="preserve">ata </w:t>
      </w:r>
      <w:ins w:id="6" w:author="Bartłomiej Cerek" w:date="2020-04-16T08:29:00Z">
        <w:r w:rsidR="0052492D">
          <w:rPr>
            <w:rFonts w:ascii="Titillium" w:eastAsia="Calibri" w:hAnsi="Titillium"/>
            <w:i/>
            <w:sz w:val="32"/>
            <w:szCs w:val="36"/>
            <w:lang w:val="en-US"/>
          </w:rPr>
          <w:t>q</w:t>
        </w:r>
      </w:ins>
      <w:del w:id="7" w:author="Bartłomiej Cerek" w:date="2020-04-16T08:29:00Z">
        <w:r w:rsidRPr="00C47CA3" w:rsidDel="0052492D">
          <w:rPr>
            <w:rFonts w:ascii="Titillium" w:eastAsia="Calibri" w:hAnsi="Titillium"/>
            <w:i/>
            <w:sz w:val="32"/>
            <w:szCs w:val="36"/>
            <w:lang w:val="en-US"/>
          </w:rPr>
          <w:delText>q</w:delText>
        </w:r>
      </w:del>
      <w:r w:rsidRPr="00C47CA3">
        <w:rPr>
          <w:rFonts w:ascii="Titillium" w:eastAsia="Calibri" w:hAnsi="Titillium"/>
          <w:i/>
          <w:sz w:val="32"/>
          <w:szCs w:val="36"/>
          <w:lang w:val="en-US"/>
        </w:rPr>
        <w:t xml:space="preserve">uality </w:t>
      </w:r>
      <w:ins w:id="8" w:author="Bartłomiej Cerek" w:date="2020-04-16T08:29:00Z">
        <w:r w:rsidR="0052492D">
          <w:rPr>
            <w:rFonts w:ascii="Titillium" w:eastAsia="Calibri" w:hAnsi="Titillium"/>
            <w:i/>
            <w:sz w:val="32"/>
            <w:szCs w:val="36"/>
            <w:lang w:val="en-US"/>
          </w:rPr>
          <w:t>C</w:t>
        </w:r>
      </w:ins>
      <w:del w:id="9" w:author="Bartłomiej Cerek" w:date="2020-04-16T08:29:00Z">
        <w:r w:rsidRPr="00C47CA3" w:rsidDel="0052492D">
          <w:rPr>
            <w:rFonts w:ascii="Titillium" w:eastAsia="Calibri" w:hAnsi="Titillium"/>
            <w:i/>
            <w:sz w:val="32"/>
            <w:szCs w:val="36"/>
            <w:lang w:val="en-US"/>
          </w:rPr>
          <w:delText>c</w:delText>
        </w:r>
      </w:del>
      <w:r w:rsidRPr="00C47CA3">
        <w:rPr>
          <w:rFonts w:ascii="Titillium" w:eastAsia="Calibri" w:hAnsi="Titillium"/>
          <w:i/>
          <w:sz w:val="32"/>
          <w:szCs w:val="36"/>
          <w:lang w:val="en-US"/>
        </w:rPr>
        <w:t xml:space="preserve">ontrol for ALICE </w:t>
      </w:r>
      <w:ins w:id="10" w:author="Bartłomiej Cerek" w:date="2020-04-16T08:29:00Z">
        <w:r w:rsidR="0052492D">
          <w:rPr>
            <w:rFonts w:ascii="Titillium" w:eastAsia="Calibri" w:hAnsi="Titillium"/>
            <w:i/>
            <w:sz w:val="32"/>
            <w:szCs w:val="36"/>
            <w:lang w:val="en-US"/>
          </w:rPr>
          <w:t>E</w:t>
        </w:r>
      </w:ins>
      <w:del w:id="11" w:author="Bartłomiej Cerek" w:date="2020-04-16T08:29:00Z">
        <w:r w:rsidRPr="00C47CA3" w:rsidDel="0052492D">
          <w:rPr>
            <w:rFonts w:ascii="Titillium" w:eastAsia="Calibri" w:hAnsi="Titillium"/>
            <w:i/>
            <w:sz w:val="32"/>
            <w:szCs w:val="36"/>
            <w:lang w:val="en-US"/>
          </w:rPr>
          <w:delText>e</w:delText>
        </w:r>
      </w:del>
      <w:r w:rsidRPr="00C47CA3">
        <w:rPr>
          <w:rFonts w:ascii="Titillium" w:eastAsia="Calibri" w:hAnsi="Titillium"/>
          <w:i/>
          <w:sz w:val="32"/>
          <w:szCs w:val="36"/>
          <w:lang w:val="en-US"/>
        </w:rPr>
        <w:t xml:space="preserve">xperiment at CERN, </w:t>
      </w:r>
      <w:ins w:id="12" w:author="Bartłomiej Cerek" w:date="2020-04-16T08:29:00Z">
        <w:r w:rsidR="0052492D">
          <w:rPr>
            <w:rFonts w:ascii="Titillium" w:eastAsia="Calibri" w:hAnsi="Titillium"/>
            <w:i/>
            <w:sz w:val="32"/>
            <w:szCs w:val="36"/>
            <w:lang w:val="en-US"/>
          </w:rPr>
          <w:t>U</w:t>
        </w:r>
      </w:ins>
      <w:del w:id="13" w:author="Bartłomiej Cerek" w:date="2020-04-16T08:29:00Z">
        <w:r w:rsidRPr="00C47CA3" w:rsidDel="0052492D">
          <w:rPr>
            <w:rFonts w:ascii="Titillium" w:eastAsia="Calibri" w:hAnsi="Titillium"/>
            <w:i/>
            <w:sz w:val="32"/>
            <w:szCs w:val="36"/>
            <w:lang w:val="en-US"/>
          </w:rPr>
          <w:delText>u</w:delText>
        </w:r>
      </w:del>
      <w:r w:rsidRPr="00C47CA3">
        <w:rPr>
          <w:rFonts w:ascii="Titillium" w:eastAsia="Calibri" w:hAnsi="Titillium"/>
          <w:i/>
          <w:sz w:val="32"/>
          <w:szCs w:val="36"/>
          <w:lang w:val="en-US"/>
        </w:rPr>
        <w:t xml:space="preserve">sing </w:t>
      </w:r>
      <w:ins w:id="14" w:author="Bartłomiej Cerek" w:date="2020-04-16T08:30:00Z">
        <w:r w:rsidR="0052492D">
          <w:rPr>
            <w:rFonts w:ascii="Titillium" w:eastAsia="Calibri" w:hAnsi="Titillium"/>
            <w:i/>
            <w:sz w:val="32"/>
            <w:szCs w:val="36"/>
            <w:lang w:val="en-US"/>
          </w:rPr>
          <w:t>M</w:t>
        </w:r>
      </w:ins>
      <w:del w:id="15" w:author="Bartłomiej Cerek" w:date="2020-04-16T08:29:00Z">
        <w:r w:rsidRPr="00C47CA3" w:rsidDel="0052492D">
          <w:rPr>
            <w:rFonts w:ascii="Titillium" w:eastAsia="Calibri" w:hAnsi="Titillium"/>
            <w:i/>
            <w:sz w:val="32"/>
            <w:szCs w:val="36"/>
            <w:lang w:val="en-US"/>
          </w:rPr>
          <w:delText>m</w:delText>
        </w:r>
      </w:del>
      <w:r w:rsidRPr="00C47CA3">
        <w:rPr>
          <w:rFonts w:ascii="Titillium" w:eastAsia="Calibri" w:hAnsi="Titillium"/>
          <w:i/>
          <w:sz w:val="32"/>
          <w:szCs w:val="36"/>
          <w:lang w:val="en-US"/>
        </w:rPr>
        <w:t xml:space="preserve">achine </w:t>
      </w:r>
      <w:ins w:id="16" w:author="Bartłomiej Cerek" w:date="2020-04-16T08:30:00Z">
        <w:r w:rsidR="0052492D">
          <w:rPr>
            <w:rFonts w:ascii="Titillium" w:eastAsia="Calibri" w:hAnsi="Titillium"/>
            <w:i/>
            <w:sz w:val="32"/>
            <w:szCs w:val="36"/>
            <w:lang w:val="en-US"/>
          </w:rPr>
          <w:t>L</w:t>
        </w:r>
      </w:ins>
      <w:del w:id="17" w:author="Bartłomiej Cerek" w:date="2020-04-16T08:30:00Z">
        <w:r w:rsidRPr="00C47CA3" w:rsidDel="0052492D">
          <w:rPr>
            <w:rFonts w:ascii="Titillium" w:eastAsia="Calibri" w:hAnsi="Titillium"/>
            <w:i/>
            <w:sz w:val="32"/>
            <w:szCs w:val="36"/>
            <w:lang w:val="en-US"/>
          </w:rPr>
          <w:delText>l</w:delText>
        </w:r>
      </w:del>
      <w:r w:rsidRPr="00C47CA3">
        <w:rPr>
          <w:rFonts w:ascii="Titillium" w:eastAsia="Calibri" w:hAnsi="Titillium"/>
          <w:i/>
          <w:sz w:val="32"/>
          <w:szCs w:val="36"/>
          <w:lang w:val="en-US"/>
        </w:rPr>
        <w:t xml:space="preserve">earning </w:t>
      </w:r>
      <w:ins w:id="18" w:author="Bartłomiej Cerek" w:date="2020-04-16T08:30:00Z">
        <w:r w:rsidR="0052492D">
          <w:rPr>
            <w:rFonts w:ascii="Titillium" w:eastAsia="Calibri" w:hAnsi="Titillium"/>
            <w:i/>
            <w:sz w:val="32"/>
            <w:szCs w:val="36"/>
            <w:lang w:val="en-US"/>
          </w:rPr>
          <w:t>M</w:t>
        </w:r>
      </w:ins>
      <w:del w:id="19" w:author="Bartłomiej Cerek" w:date="2020-04-16T08:30:00Z">
        <w:r w:rsidRPr="00C47CA3" w:rsidDel="0052492D">
          <w:rPr>
            <w:rFonts w:ascii="Titillium" w:eastAsia="Calibri" w:hAnsi="Titillium"/>
            <w:i/>
            <w:sz w:val="32"/>
            <w:szCs w:val="36"/>
            <w:lang w:val="en-US"/>
          </w:rPr>
          <w:delText>m</w:delText>
        </w:r>
      </w:del>
      <w:r w:rsidRPr="00C47CA3">
        <w:rPr>
          <w:rFonts w:ascii="Titillium" w:eastAsia="Calibri" w:hAnsi="Titillium"/>
          <w:i/>
          <w:sz w:val="32"/>
          <w:szCs w:val="36"/>
          <w:lang w:val="en-US"/>
        </w:rPr>
        <w:t>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528506F4"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w:t>
      </w:r>
      <w:ins w:id="20" w:author="Bartłomiej Cerek" w:date="2020-04-16T08:30:00Z">
        <w:r w:rsidR="0052492D">
          <w:rPr>
            <w:rFonts w:ascii="Titillium" w:eastAsia="Calibri" w:hAnsi="Titillium"/>
            <w:i/>
            <w:sz w:val="32"/>
            <w:szCs w:val="36"/>
          </w:rPr>
          <w:t>N</w:t>
        </w:r>
      </w:ins>
      <w:del w:id="21" w:author="Bartłomiej Cerek" w:date="2020-04-16T08:30:00Z">
        <w:r w:rsidRPr="00C47CA3" w:rsidDel="0052492D">
          <w:rPr>
            <w:rFonts w:ascii="Titillium" w:eastAsia="Calibri" w:hAnsi="Titillium"/>
            <w:i/>
            <w:sz w:val="32"/>
            <w:szCs w:val="36"/>
          </w:rPr>
          <w:delText>n</w:delText>
        </w:r>
      </w:del>
      <w:r w:rsidRPr="00C47CA3">
        <w:rPr>
          <w:rFonts w:ascii="Titillium" w:eastAsia="Calibri" w:hAnsi="Titillium"/>
          <w:i/>
          <w:sz w:val="32"/>
          <w:szCs w:val="36"/>
        </w:rPr>
        <w:t xml:space="preserve">arzędzi </w:t>
      </w:r>
      <w:ins w:id="22" w:author="Bartłomiej Cerek" w:date="2020-04-16T08:30:00Z">
        <w:r w:rsidR="0052492D">
          <w:rPr>
            <w:rFonts w:ascii="Titillium" w:eastAsia="Calibri" w:hAnsi="Titillium"/>
            <w:i/>
            <w:sz w:val="32"/>
            <w:szCs w:val="36"/>
          </w:rPr>
          <w:t>D</w:t>
        </w:r>
      </w:ins>
      <w:del w:id="23" w:author="Bartłomiej Cerek" w:date="2020-04-16T08:30:00Z">
        <w:r w:rsidRPr="00C47CA3" w:rsidDel="0052492D">
          <w:rPr>
            <w:rFonts w:ascii="Titillium" w:eastAsia="Calibri" w:hAnsi="Titillium"/>
            <w:i/>
            <w:sz w:val="32"/>
            <w:szCs w:val="36"/>
          </w:rPr>
          <w:delText>d</w:delText>
        </w:r>
      </w:del>
      <w:r w:rsidRPr="00C47CA3">
        <w:rPr>
          <w:rFonts w:ascii="Titillium" w:eastAsia="Calibri" w:hAnsi="Titillium"/>
          <w:i/>
          <w:sz w:val="32"/>
          <w:szCs w:val="36"/>
        </w:rPr>
        <w:t xml:space="preserve">o </w:t>
      </w:r>
      <w:ins w:id="24" w:author="Bartłomiej Cerek" w:date="2020-04-16T08:30:00Z">
        <w:r w:rsidR="0052492D">
          <w:rPr>
            <w:rFonts w:ascii="Titillium" w:eastAsia="Calibri" w:hAnsi="Titillium"/>
            <w:i/>
            <w:sz w:val="32"/>
            <w:szCs w:val="36"/>
          </w:rPr>
          <w:t>M</w:t>
        </w:r>
      </w:ins>
      <w:del w:id="25" w:author="Bartłomiej Cerek" w:date="2020-04-16T08:30:00Z">
        <w:r w:rsidRPr="00C47CA3" w:rsidDel="0052492D">
          <w:rPr>
            <w:rFonts w:ascii="Titillium" w:eastAsia="Calibri" w:hAnsi="Titillium"/>
            <w:i/>
            <w:sz w:val="32"/>
            <w:szCs w:val="36"/>
          </w:rPr>
          <w:delText>m</w:delText>
        </w:r>
      </w:del>
      <w:r w:rsidRPr="00C47CA3">
        <w:rPr>
          <w:rFonts w:ascii="Titillium" w:eastAsia="Calibri" w:hAnsi="Titillium"/>
          <w:i/>
          <w:sz w:val="32"/>
          <w:szCs w:val="36"/>
        </w:rPr>
        <w:t xml:space="preserve">onitorowania </w:t>
      </w:r>
      <w:ins w:id="26" w:author="Bartłomiej Cerek" w:date="2020-04-16T08:30:00Z">
        <w:r w:rsidR="0052492D">
          <w:rPr>
            <w:rFonts w:ascii="Titillium" w:eastAsia="Calibri" w:hAnsi="Titillium"/>
            <w:i/>
            <w:sz w:val="32"/>
            <w:szCs w:val="36"/>
          </w:rPr>
          <w:t>J</w:t>
        </w:r>
      </w:ins>
      <w:del w:id="27" w:author="Bartłomiej Cerek" w:date="2020-04-16T08:30:00Z">
        <w:r w:rsidRPr="00C47CA3" w:rsidDel="0052492D">
          <w:rPr>
            <w:rFonts w:ascii="Titillium" w:eastAsia="Calibri" w:hAnsi="Titillium"/>
            <w:i/>
            <w:sz w:val="32"/>
            <w:szCs w:val="36"/>
          </w:rPr>
          <w:delText>j</w:delText>
        </w:r>
      </w:del>
      <w:r w:rsidRPr="00C47CA3">
        <w:rPr>
          <w:rFonts w:ascii="Titillium" w:eastAsia="Calibri" w:hAnsi="Titillium"/>
          <w:i/>
          <w:sz w:val="32"/>
          <w:szCs w:val="36"/>
        </w:rPr>
        <w:t xml:space="preserve">akości </w:t>
      </w:r>
      <w:ins w:id="28" w:author="Bartłomiej Cerek" w:date="2020-04-16T08:30:00Z">
        <w:r w:rsidR="0052492D">
          <w:rPr>
            <w:rFonts w:ascii="Titillium" w:eastAsia="Calibri" w:hAnsi="Titillium"/>
            <w:i/>
            <w:sz w:val="32"/>
            <w:szCs w:val="36"/>
          </w:rPr>
          <w:t>D</w:t>
        </w:r>
      </w:ins>
      <w:del w:id="29" w:author="Bartłomiej Cerek" w:date="2020-04-16T08:30:00Z">
        <w:r w:rsidRPr="00C47CA3" w:rsidDel="0052492D">
          <w:rPr>
            <w:rFonts w:ascii="Titillium" w:eastAsia="Calibri" w:hAnsi="Titillium"/>
            <w:i/>
            <w:sz w:val="32"/>
            <w:szCs w:val="36"/>
          </w:rPr>
          <w:delText>d</w:delText>
        </w:r>
      </w:del>
      <w:r w:rsidRPr="00C47CA3">
        <w:rPr>
          <w:rFonts w:ascii="Titillium" w:eastAsia="Calibri" w:hAnsi="Titillium"/>
          <w:i/>
          <w:sz w:val="32"/>
          <w:szCs w:val="36"/>
        </w:rPr>
        <w:t xml:space="preserve">anych, </w:t>
      </w:r>
      <w:del w:id="30" w:author="Bartłomiej Cerek" w:date="2020-04-16T08:30:00Z">
        <w:r w:rsidRPr="00C47CA3" w:rsidDel="0052492D">
          <w:rPr>
            <w:rFonts w:ascii="Titillium" w:eastAsia="Calibri" w:hAnsi="Titillium"/>
            <w:i/>
            <w:sz w:val="32"/>
            <w:szCs w:val="36"/>
          </w:rPr>
          <w:delText>d</w:delText>
        </w:r>
      </w:del>
      <w:ins w:id="31" w:author="Bartłomiej Cerek" w:date="2020-04-16T08:30:00Z">
        <w:r w:rsidR="0052492D">
          <w:rPr>
            <w:rFonts w:ascii="Titillium" w:eastAsia="Calibri" w:hAnsi="Titillium"/>
            <w:i/>
            <w:sz w:val="32"/>
            <w:szCs w:val="36"/>
          </w:rPr>
          <w:t>D</w:t>
        </w:r>
      </w:ins>
      <w:r w:rsidRPr="00C47CA3">
        <w:rPr>
          <w:rFonts w:ascii="Titillium" w:eastAsia="Calibri" w:hAnsi="Titillium"/>
          <w:i/>
          <w:sz w:val="32"/>
          <w:szCs w:val="36"/>
        </w:rPr>
        <w:t xml:space="preserve">la </w:t>
      </w:r>
      <w:ins w:id="32" w:author="Bartłomiej Cerek" w:date="2020-04-16T08:30:00Z">
        <w:r w:rsidR="0052492D">
          <w:rPr>
            <w:rFonts w:ascii="Titillium" w:eastAsia="Calibri" w:hAnsi="Titillium"/>
            <w:i/>
            <w:sz w:val="32"/>
            <w:szCs w:val="36"/>
          </w:rPr>
          <w:t>E</w:t>
        </w:r>
      </w:ins>
      <w:del w:id="33" w:author="Bartłomiej Cerek" w:date="2020-04-16T08:30:00Z">
        <w:r w:rsidRPr="00C47CA3" w:rsidDel="0052492D">
          <w:rPr>
            <w:rFonts w:ascii="Titillium" w:eastAsia="Calibri" w:hAnsi="Titillium"/>
            <w:i/>
            <w:sz w:val="32"/>
            <w:szCs w:val="36"/>
          </w:rPr>
          <w:delText>e</w:delText>
        </w:r>
      </w:del>
      <w:r w:rsidRPr="00C47CA3">
        <w:rPr>
          <w:rFonts w:ascii="Titillium" w:eastAsia="Calibri" w:hAnsi="Titillium"/>
          <w:i/>
          <w:sz w:val="32"/>
          <w:szCs w:val="36"/>
        </w:rPr>
        <w:t xml:space="preserve">ksperymentu ALICE w CERN, z </w:t>
      </w:r>
      <w:ins w:id="34" w:author="Bartłomiej Cerek" w:date="2020-04-16T08:30:00Z">
        <w:r w:rsidR="0052492D">
          <w:rPr>
            <w:rFonts w:ascii="Titillium" w:eastAsia="Calibri" w:hAnsi="Titillium"/>
            <w:i/>
            <w:sz w:val="32"/>
            <w:szCs w:val="36"/>
          </w:rPr>
          <w:t>U</w:t>
        </w:r>
      </w:ins>
      <w:del w:id="35" w:author="Bartłomiej Cerek" w:date="2020-04-16T08:30:00Z">
        <w:r w:rsidRPr="00C47CA3" w:rsidDel="0052492D">
          <w:rPr>
            <w:rFonts w:ascii="Titillium" w:eastAsia="Calibri" w:hAnsi="Titillium"/>
            <w:i/>
            <w:sz w:val="32"/>
            <w:szCs w:val="36"/>
          </w:rPr>
          <w:delText>u</w:delText>
        </w:r>
      </w:del>
      <w:r w:rsidRPr="00C47CA3">
        <w:rPr>
          <w:rFonts w:ascii="Titillium" w:eastAsia="Calibri" w:hAnsi="Titillium"/>
          <w:i/>
          <w:sz w:val="32"/>
          <w:szCs w:val="36"/>
        </w:rPr>
        <w:t xml:space="preserve">życiem </w:t>
      </w:r>
      <w:ins w:id="36" w:author="Bartłomiej Cerek" w:date="2020-04-16T08:30:00Z">
        <w:r w:rsidR="0052492D">
          <w:rPr>
            <w:rFonts w:ascii="Titillium" w:eastAsia="Calibri" w:hAnsi="Titillium"/>
            <w:i/>
            <w:sz w:val="32"/>
            <w:szCs w:val="36"/>
          </w:rPr>
          <w:t>M</w:t>
        </w:r>
      </w:ins>
      <w:del w:id="37" w:author="Bartłomiej Cerek" w:date="2020-04-16T08:30:00Z">
        <w:r w:rsidRPr="00C47CA3" w:rsidDel="0052492D">
          <w:rPr>
            <w:rFonts w:ascii="Titillium" w:eastAsia="Calibri" w:hAnsi="Titillium"/>
            <w:i/>
            <w:sz w:val="32"/>
            <w:szCs w:val="36"/>
          </w:rPr>
          <w:delText>m</w:delText>
        </w:r>
      </w:del>
      <w:r w:rsidRPr="00C47CA3">
        <w:rPr>
          <w:rFonts w:ascii="Titillium" w:eastAsia="Calibri" w:hAnsi="Titillium"/>
          <w:i/>
          <w:sz w:val="32"/>
          <w:szCs w:val="36"/>
        </w:rPr>
        <w:t xml:space="preserve">etod </w:t>
      </w:r>
      <w:del w:id="38" w:author="Bartłomiej Cerek" w:date="2020-04-16T08:30:00Z">
        <w:r w:rsidRPr="00C47CA3" w:rsidDel="0052492D">
          <w:rPr>
            <w:rFonts w:ascii="Titillium" w:eastAsia="Calibri" w:hAnsi="Titillium"/>
            <w:i/>
            <w:sz w:val="32"/>
            <w:szCs w:val="36"/>
          </w:rPr>
          <w:delText>u</w:delText>
        </w:r>
      </w:del>
      <w:ins w:id="39" w:author="Bartłomiej Cerek" w:date="2020-04-16T08:30:00Z">
        <w:r w:rsidR="0052492D">
          <w:rPr>
            <w:rFonts w:ascii="Titillium" w:eastAsia="Calibri" w:hAnsi="Titillium"/>
            <w:i/>
            <w:sz w:val="32"/>
            <w:szCs w:val="36"/>
          </w:rPr>
          <w:t>U</w:t>
        </w:r>
      </w:ins>
      <w:r w:rsidRPr="00C47CA3">
        <w:rPr>
          <w:rFonts w:ascii="Titillium" w:eastAsia="Calibri" w:hAnsi="Titillium"/>
          <w:i/>
          <w:sz w:val="32"/>
          <w:szCs w:val="36"/>
        </w:rPr>
        <w:t xml:space="preserve">czenia </w:t>
      </w:r>
      <w:ins w:id="40" w:author="Bartłomiej Cerek" w:date="2020-04-16T08:30:00Z">
        <w:r w:rsidR="0052492D">
          <w:rPr>
            <w:rFonts w:ascii="Titillium" w:eastAsia="Calibri" w:hAnsi="Titillium"/>
            <w:i/>
            <w:sz w:val="32"/>
            <w:szCs w:val="36"/>
          </w:rPr>
          <w:t>M</w:t>
        </w:r>
      </w:ins>
      <w:del w:id="41" w:author="Bartłomiej Cerek" w:date="2020-04-16T08:30:00Z">
        <w:r w:rsidR="00C808AA" w:rsidDel="0052492D">
          <w:rPr>
            <w:rFonts w:ascii="Titillium" w:eastAsia="Calibri" w:hAnsi="Titillium"/>
            <w:i/>
            <w:sz w:val="32"/>
            <w:szCs w:val="36"/>
          </w:rPr>
          <w:delText>m</w:delText>
        </w:r>
      </w:del>
      <w:r w:rsidR="00C808AA">
        <w:rPr>
          <w:rFonts w:ascii="Titillium" w:eastAsia="Calibri" w:hAnsi="Titillium"/>
          <w:i/>
          <w:sz w:val="32"/>
          <w:szCs w:val="36"/>
        </w:rPr>
        <w:t>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r>
      <w:r w:rsidRPr="00E3460D">
        <w:rPr>
          <w:rFonts w:ascii="Titillium" w:eastAsia="Calibri" w:hAnsi="Titillium"/>
          <w:i/>
          <w:iCs/>
          <w:lang w:val="en-US"/>
        </w:rPr>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commentRangeStart w:id="42"/>
      <w:r w:rsidRPr="00C47CA3">
        <w:rPr>
          <w:rFonts w:ascii="Arial-ItalicMT" w:eastAsiaTheme="minorHAnsi" w:hAnsiTheme="minorHAnsi" w:cs="Arial-ItalicMT"/>
          <w:i/>
          <w:iCs/>
          <w:lang w:val="en-US" w:bidi="he-IL"/>
        </w:rPr>
        <w:t>dr hab. Adrian Horzyk, prof. AGH</w:t>
      </w:r>
      <w:commentRangeEnd w:id="42"/>
      <w:r w:rsidR="00DC05BA">
        <w:rPr>
          <w:rStyle w:val="CommentReference"/>
        </w:rPr>
        <w:commentReference w:id="42"/>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even" r:id="rId12"/>
          <w:headerReference w:type="default" r:id="rId13"/>
          <w:footerReference w:type="even" r:id="rId14"/>
          <w:footerReference w:type="default" r:id="rId15"/>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14E4F56A" w:rsidR="00846D01" w:rsidRPr="00177BB6" w:rsidRDefault="00846D01"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14E4F56A" w:rsidR="00846D01" w:rsidRPr="00177BB6" w:rsidRDefault="00846D01"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xml:space="preserve">, as well as to Professor Jacek </w:t>
                      </w:r>
                      <w:proofErr w:type="spellStart"/>
                      <w:r>
                        <w:rPr>
                          <w:rStyle w:val="Emphasis"/>
                          <w:szCs w:val="24"/>
                          <w:bdr w:val="none" w:sz="0" w:space="0" w:color="auto" w:frame="1"/>
                          <w:shd w:val="clear" w:color="auto" w:fill="FFFFFF"/>
                          <w:lang w:val="en-US"/>
                        </w:rPr>
                        <w:t>Otwinowski</w:t>
                      </w:r>
                      <w:proofErr w:type="spellEnd"/>
                      <w:r>
                        <w:rPr>
                          <w:rStyle w:val="Emphasis"/>
                          <w:szCs w:val="24"/>
                          <w:bdr w:val="none" w:sz="0" w:space="0" w:color="auto" w:frame="1"/>
                          <w:shd w:val="clear" w:color="auto" w:fill="FFFFFF"/>
                          <w:lang w:val="en-US"/>
                        </w:rPr>
                        <w:t xml:space="preserve"> and Sebastian </w:t>
                      </w:r>
                      <w:proofErr w:type="spellStart"/>
                      <w:r>
                        <w:rPr>
                          <w:rStyle w:val="Emphasis"/>
                          <w:szCs w:val="24"/>
                          <w:bdr w:val="none" w:sz="0" w:space="0" w:color="auto" w:frame="1"/>
                          <w:shd w:val="clear" w:color="auto" w:fill="FFFFFF"/>
                          <w:lang w:val="en-US"/>
                        </w:rPr>
                        <w:t>Bysiak</w:t>
                      </w:r>
                      <w:proofErr w:type="spellEnd"/>
                      <w:r>
                        <w:rPr>
                          <w:rStyle w:val="Emphasis"/>
                          <w:szCs w:val="24"/>
                          <w:bdr w:val="none" w:sz="0" w:space="0" w:color="auto" w:frame="1"/>
                          <w:shd w:val="clear" w:color="auto" w:fill="FFFFFF"/>
                          <w:lang w:val="en-US"/>
                        </w:rPr>
                        <w:t xml:space="preserve"> for valuable advice.</w:t>
                      </w:r>
                    </w:p>
                  </w:txbxContent>
                </v:textbox>
                <w10:wrap type="square" anchorx="margin"/>
              </v:shape>
            </w:pict>
          </mc:Fallback>
        </mc:AlternateContent>
      </w: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lastRenderedPageBreak/>
        <w:t>Table of Content</w:t>
      </w:r>
    </w:p>
    <w:p w14:paraId="36DD1AED" w14:textId="77777777" w:rsidR="00824B62" w:rsidRPr="00824B62" w:rsidRDefault="00824B62" w:rsidP="00824B62">
      <w:pPr>
        <w:rPr>
          <w:rFonts w:eastAsiaTheme="minorHAnsi"/>
        </w:rPr>
      </w:pPr>
    </w:p>
    <w:p w14:paraId="09BF4131" w14:textId="718A4307" w:rsidR="00E3460D" w:rsidRPr="00B57D9E" w:rsidRDefault="00177BB6" w:rsidP="00B57D9E">
      <w:pPr>
        <w:pStyle w:val="TOC1"/>
        <w:rPr>
          <w:rFonts w:asciiTheme="minorHAnsi" w:eastAsiaTheme="minorEastAsia" w:hAnsiTheme="minorHAnsi" w:cstheme="minorBidi"/>
          <w:sz w:val="22"/>
          <w:lang w:val="pl-PL" w:eastAsia="pl-PL"/>
        </w:rPr>
      </w:pPr>
      <w:r>
        <w:fldChar w:fldCharType="begin"/>
      </w:r>
      <w:r>
        <w:instrText xml:space="preserve"> TOC \o "1-2" \h \z \u </w:instrText>
      </w:r>
      <w:r>
        <w:fldChar w:fldCharType="separate"/>
      </w:r>
      <w:hyperlink w:anchor="_Toc37604571" w:history="1">
        <w:r w:rsidR="00E3460D" w:rsidRPr="00B57D9E">
          <w:rPr>
            <w:rStyle w:val="Hyperlink"/>
          </w:rPr>
          <w:t>1.</w:t>
        </w:r>
        <w:r w:rsidR="00E3460D" w:rsidRPr="00B57D9E">
          <w:rPr>
            <w:rFonts w:asciiTheme="minorHAnsi" w:eastAsiaTheme="minorEastAsia" w:hAnsiTheme="minorHAnsi" w:cstheme="minorBidi"/>
            <w:sz w:val="22"/>
            <w:lang w:val="pl-PL" w:eastAsia="pl-PL"/>
          </w:rPr>
          <w:tab/>
        </w:r>
        <w:r w:rsidR="00E3460D" w:rsidRPr="00B57D9E">
          <w:rPr>
            <w:rStyle w:val="Hyperlink"/>
          </w:rPr>
          <w:t>Introduction</w:t>
        </w:r>
        <w:r w:rsidR="00E3460D" w:rsidRPr="00B57D9E">
          <w:rPr>
            <w:webHidden/>
          </w:rPr>
          <w:tab/>
        </w:r>
        <w:r w:rsidR="00E3460D" w:rsidRPr="00B57D9E">
          <w:rPr>
            <w:webHidden/>
          </w:rPr>
          <w:fldChar w:fldCharType="begin"/>
        </w:r>
        <w:r w:rsidR="00E3460D" w:rsidRPr="00B57D9E">
          <w:rPr>
            <w:webHidden/>
          </w:rPr>
          <w:instrText xml:space="preserve"> PAGEREF _Toc37604571 \h </w:instrText>
        </w:r>
        <w:r w:rsidR="00E3460D" w:rsidRPr="00B57D9E">
          <w:rPr>
            <w:webHidden/>
          </w:rPr>
        </w:r>
        <w:r w:rsidR="00E3460D" w:rsidRPr="00B57D9E">
          <w:rPr>
            <w:webHidden/>
          </w:rPr>
          <w:fldChar w:fldCharType="separate"/>
        </w:r>
        <w:r w:rsidR="002B7248">
          <w:rPr>
            <w:webHidden/>
          </w:rPr>
          <w:t>5</w:t>
        </w:r>
        <w:r w:rsidR="00E3460D" w:rsidRPr="00B57D9E">
          <w:rPr>
            <w:webHidden/>
          </w:rPr>
          <w:fldChar w:fldCharType="end"/>
        </w:r>
      </w:hyperlink>
    </w:p>
    <w:p w14:paraId="0934BB76" w14:textId="088890EC" w:rsidR="00E3460D" w:rsidRDefault="0000604E" w:rsidP="00B57D9E">
      <w:pPr>
        <w:pStyle w:val="TOC1"/>
        <w:rPr>
          <w:rFonts w:asciiTheme="minorHAnsi" w:eastAsiaTheme="minorEastAsia" w:hAnsiTheme="minorHAnsi" w:cstheme="minorBidi"/>
          <w:sz w:val="22"/>
          <w:lang w:val="pl-PL" w:eastAsia="pl-PL"/>
        </w:rPr>
      </w:pPr>
      <w:hyperlink w:anchor="_Toc37604572" w:history="1">
        <w:r w:rsidR="00E3460D" w:rsidRPr="00DA0D2D">
          <w:rPr>
            <w:rStyle w:val="Hyperlink"/>
          </w:rPr>
          <w:t>2.</w:t>
        </w:r>
        <w:r w:rsidR="00E3460D">
          <w:rPr>
            <w:rFonts w:asciiTheme="minorHAnsi" w:eastAsiaTheme="minorEastAsia" w:hAnsiTheme="minorHAnsi" w:cstheme="minorBidi"/>
            <w:sz w:val="22"/>
            <w:lang w:val="pl-PL" w:eastAsia="pl-PL"/>
          </w:rPr>
          <w:tab/>
        </w:r>
        <w:r w:rsidR="00E3460D" w:rsidRPr="00DA0D2D">
          <w:rPr>
            <w:rStyle w:val="Hyperlink"/>
          </w:rPr>
          <w:t>Quality Control in CERN’s ALICE</w:t>
        </w:r>
        <w:r w:rsidR="00E3460D">
          <w:rPr>
            <w:webHidden/>
          </w:rPr>
          <w:tab/>
        </w:r>
        <w:r w:rsidR="00E3460D">
          <w:rPr>
            <w:webHidden/>
          </w:rPr>
          <w:fldChar w:fldCharType="begin"/>
        </w:r>
        <w:r w:rsidR="00E3460D">
          <w:rPr>
            <w:webHidden/>
          </w:rPr>
          <w:instrText xml:space="preserve"> PAGEREF _Toc37604572 \h </w:instrText>
        </w:r>
        <w:r w:rsidR="00E3460D">
          <w:rPr>
            <w:webHidden/>
          </w:rPr>
        </w:r>
        <w:r w:rsidR="00E3460D">
          <w:rPr>
            <w:webHidden/>
          </w:rPr>
          <w:fldChar w:fldCharType="separate"/>
        </w:r>
        <w:r w:rsidR="002B7248">
          <w:rPr>
            <w:webHidden/>
          </w:rPr>
          <w:t>7</w:t>
        </w:r>
        <w:r w:rsidR="00E3460D">
          <w:rPr>
            <w:webHidden/>
          </w:rPr>
          <w:fldChar w:fldCharType="end"/>
        </w:r>
      </w:hyperlink>
    </w:p>
    <w:p w14:paraId="47085C5B" w14:textId="135DC902"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3" w:history="1">
        <w:r w:rsidR="00E3460D" w:rsidRPr="00DA0D2D">
          <w:rPr>
            <w:rStyle w:val="Hyperlink"/>
            <w:rFonts w:eastAsiaTheme="majorEastAsia"/>
            <w:noProof/>
            <w:lang w:val="en-US"/>
          </w:rPr>
          <w:t>2.1. Introduction</w:t>
        </w:r>
        <w:r w:rsidR="00E3460D">
          <w:rPr>
            <w:noProof/>
            <w:webHidden/>
          </w:rPr>
          <w:tab/>
        </w:r>
        <w:r w:rsidR="00E3460D">
          <w:rPr>
            <w:noProof/>
            <w:webHidden/>
          </w:rPr>
          <w:fldChar w:fldCharType="begin"/>
        </w:r>
        <w:r w:rsidR="00E3460D">
          <w:rPr>
            <w:noProof/>
            <w:webHidden/>
          </w:rPr>
          <w:instrText xml:space="preserve"> PAGEREF _Toc37604573 \h </w:instrText>
        </w:r>
        <w:r w:rsidR="00E3460D">
          <w:rPr>
            <w:noProof/>
            <w:webHidden/>
          </w:rPr>
        </w:r>
        <w:r w:rsidR="00E3460D">
          <w:rPr>
            <w:noProof/>
            <w:webHidden/>
          </w:rPr>
          <w:fldChar w:fldCharType="separate"/>
        </w:r>
        <w:r w:rsidR="002B7248">
          <w:rPr>
            <w:noProof/>
            <w:webHidden/>
          </w:rPr>
          <w:t>7</w:t>
        </w:r>
        <w:r w:rsidR="00E3460D">
          <w:rPr>
            <w:noProof/>
            <w:webHidden/>
          </w:rPr>
          <w:fldChar w:fldCharType="end"/>
        </w:r>
      </w:hyperlink>
    </w:p>
    <w:p w14:paraId="26CBFBA2" w14:textId="473F9D44"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4" w:history="1">
        <w:r w:rsidR="00E3460D" w:rsidRPr="00DA0D2D">
          <w:rPr>
            <w:rStyle w:val="Hyperlink"/>
            <w:rFonts w:eastAsiaTheme="majorEastAsia"/>
            <w:noProof/>
            <w:lang w:val="en-US"/>
          </w:rPr>
          <w:t>2.2. Anomaly Detection</w:t>
        </w:r>
        <w:r w:rsidR="00E3460D">
          <w:rPr>
            <w:noProof/>
            <w:webHidden/>
          </w:rPr>
          <w:tab/>
        </w:r>
        <w:r w:rsidR="00E3460D">
          <w:rPr>
            <w:noProof/>
            <w:webHidden/>
          </w:rPr>
          <w:fldChar w:fldCharType="begin"/>
        </w:r>
        <w:r w:rsidR="00E3460D">
          <w:rPr>
            <w:noProof/>
            <w:webHidden/>
          </w:rPr>
          <w:instrText xml:space="preserve"> PAGEREF _Toc37604574 \h </w:instrText>
        </w:r>
        <w:r w:rsidR="00E3460D">
          <w:rPr>
            <w:noProof/>
            <w:webHidden/>
          </w:rPr>
        </w:r>
        <w:r w:rsidR="00E3460D">
          <w:rPr>
            <w:noProof/>
            <w:webHidden/>
          </w:rPr>
          <w:fldChar w:fldCharType="separate"/>
        </w:r>
        <w:r w:rsidR="002B7248">
          <w:rPr>
            <w:noProof/>
            <w:webHidden/>
          </w:rPr>
          <w:t>9</w:t>
        </w:r>
        <w:r w:rsidR="00E3460D">
          <w:rPr>
            <w:noProof/>
            <w:webHidden/>
          </w:rPr>
          <w:fldChar w:fldCharType="end"/>
        </w:r>
      </w:hyperlink>
    </w:p>
    <w:p w14:paraId="7A8130E4" w14:textId="6B726F29"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5" w:history="1">
        <w:r w:rsidR="00E3460D" w:rsidRPr="00DA0D2D">
          <w:rPr>
            <w:rStyle w:val="Hyperlink"/>
            <w:rFonts w:eastAsiaTheme="majorEastAsia"/>
            <w:bCs/>
            <w:noProof/>
            <w:lang w:val="en-US"/>
          </w:rPr>
          <w:t>2.3. Anomaly Explanation</w:t>
        </w:r>
        <w:r w:rsidR="00E3460D">
          <w:rPr>
            <w:noProof/>
            <w:webHidden/>
          </w:rPr>
          <w:tab/>
        </w:r>
        <w:r w:rsidR="00E3460D">
          <w:rPr>
            <w:noProof/>
            <w:webHidden/>
          </w:rPr>
          <w:fldChar w:fldCharType="begin"/>
        </w:r>
        <w:r w:rsidR="00E3460D">
          <w:rPr>
            <w:noProof/>
            <w:webHidden/>
          </w:rPr>
          <w:instrText xml:space="preserve"> PAGEREF _Toc37604575 \h </w:instrText>
        </w:r>
        <w:r w:rsidR="00E3460D">
          <w:rPr>
            <w:noProof/>
            <w:webHidden/>
          </w:rPr>
        </w:r>
        <w:r w:rsidR="00E3460D">
          <w:rPr>
            <w:noProof/>
            <w:webHidden/>
          </w:rPr>
          <w:fldChar w:fldCharType="separate"/>
        </w:r>
        <w:r w:rsidR="002B7248">
          <w:rPr>
            <w:noProof/>
            <w:webHidden/>
          </w:rPr>
          <w:t>10</w:t>
        </w:r>
        <w:r w:rsidR="00E3460D">
          <w:rPr>
            <w:noProof/>
            <w:webHidden/>
          </w:rPr>
          <w:fldChar w:fldCharType="end"/>
        </w:r>
      </w:hyperlink>
    </w:p>
    <w:p w14:paraId="493DA020" w14:textId="72B6A42C" w:rsidR="00E3460D" w:rsidRDefault="0000604E" w:rsidP="00B57D9E">
      <w:pPr>
        <w:pStyle w:val="TOC1"/>
        <w:rPr>
          <w:rFonts w:asciiTheme="minorHAnsi" w:eastAsiaTheme="minorEastAsia" w:hAnsiTheme="minorHAnsi" w:cstheme="minorBidi"/>
          <w:sz w:val="22"/>
          <w:lang w:val="pl-PL" w:eastAsia="pl-PL"/>
        </w:rPr>
      </w:pPr>
      <w:hyperlink w:anchor="_Toc37604576" w:history="1">
        <w:r w:rsidR="00E3460D" w:rsidRPr="00DA0D2D">
          <w:rPr>
            <w:rStyle w:val="Hyperlink"/>
          </w:rPr>
          <w:t>3.</w:t>
        </w:r>
        <w:r w:rsidR="00E3460D">
          <w:rPr>
            <w:rFonts w:asciiTheme="minorHAnsi" w:eastAsiaTheme="minorEastAsia" w:hAnsiTheme="minorHAnsi" w:cstheme="minorBidi"/>
            <w:sz w:val="22"/>
            <w:lang w:val="pl-PL" w:eastAsia="pl-PL"/>
          </w:rPr>
          <w:tab/>
        </w:r>
        <w:r w:rsidR="00E3460D" w:rsidRPr="00DA0D2D">
          <w:rPr>
            <w:rStyle w:val="Hyperlink"/>
          </w:rPr>
          <w:t>Software Tools</w:t>
        </w:r>
        <w:r w:rsidR="00E3460D">
          <w:rPr>
            <w:webHidden/>
          </w:rPr>
          <w:tab/>
        </w:r>
        <w:r w:rsidR="00E3460D">
          <w:rPr>
            <w:webHidden/>
          </w:rPr>
          <w:fldChar w:fldCharType="begin"/>
        </w:r>
        <w:r w:rsidR="00E3460D">
          <w:rPr>
            <w:webHidden/>
          </w:rPr>
          <w:instrText xml:space="preserve"> PAGEREF _Toc37604576 \h </w:instrText>
        </w:r>
        <w:r w:rsidR="00E3460D">
          <w:rPr>
            <w:webHidden/>
          </w:rPr>
        </w:r>
        <w:r w:rsidR="00E3460D">
          <w:rPr>
            <w:webHidden/>
          </w:rPr>
          <w:fldChar w:fldCharType="separate"/>
        </w:r>
        <w:r w:rsidR="002B7248">
          <w:rPr>
            <w:webHidden/>
          </w:rPr>
          <w:t>11</w:t>
        </w:r>
        <w:r w:rsidR="00E3460D">
          <w:rPr>
            <w:webHidden/>
          </w:rPr>
          <w:fldChar w:fldCharType="end"/>
        </w:r>
      </w:hyperlink>
    </w:p>
    <w:p w14:paraId="5C34CADC" w14:textId="1A3ACD6E"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7" w:history="1">
        <w:r w:rsidR="00E3460D" w:rsidRPr="00DA0D2D">
          <w:rPr>
            <w:rStyle w:val="Hyperlink"/>
            <w:rFonts w:eastAsiaTheme="majorEastAsia"/>
            <w:bCs/>
            <w:noProof/>
            <w:lang w:val="en-US"/>
          </w:rPr>
          <w:t>2.1. Python</w:t>
        </w:r>
        <w:r w:rsidR="00E3460D">
          <w:rPr>
            <w:noProof/>
            <w:webHidden/>
          </w:rPr>
          <w:tab/>
        </w:r>
        <w:r w:rsidR="00E3460D">
          <w:rPr>
            <w:noProof/>
            <w:webHidden/>
          </w:rPr>
          <w:fldChar w:fldCharType="begin"/>
        </w:r>
        <w:r w:rsidR="00E3460D">
          <w:rPr>
            <w:noProof/>
            <w:webHidden/>
          </w:rPr>
          <w:instrText xml:space="preserve"> PAGEREF _Toc37604577 \h </w:instrText>
        </w:r>
        <w:r w:rsidR="00E3460D">
          <w:rPr>
            <w:noProof/>
            <w:webHidden/>
          </w:rPr>
        </w:r>
        <w:r w:rsidR="00E3460D">
          <w:rPr>
            <w:noProof/>
            <w:webHidden/>
          </w:rPr>
          <w:fldChar w:fldCharType="separate"/>
        </w:r>
        <w:r w:rsidR="002B7248">
          <w:rPr>
            <w:noProof/>
            <w:webHidden/>
          </w:rPr>
          <w:t>11</w:t>
        </w:r>
        <w:r w:rsidR="00E3460D">
          <w:rPr>
            <w:noProof/>
            <w:webHidden/>
          </w:rPr>
          <w:fldChar w:fldCharType="end"/>
        </w:r>
      </w:hyperlink>
    </w:p>
    <w:p w14:paraId="70572E97" w14:textId="423D93EE"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8" w:history="1">
        <w:r w:rsidR="00E3460D" w:rsidRPr="00DA0D2D">
          <w:rPr>
            <w:rStyle w:val="Hyperlink"/>
            <w:rFonts w:eastAsiaTheme="majorEastAsia"/>
            <w:bCs/>
            <w:noProof/>
            <w:lang w:val="en-US"/>
          </w:rPr>
          <w:t>2.2. Data Manipulation and Computation Libraries</w:t>
        </w:r>
        <w:r w:rsidR="00E3460D">
          <w:rPr>
            <w:noProof/>
            <w:webHidden/>
          </w:rPr>
          <w:tab/>
        </w:r>
        <w:r w:rsidR="00E3460D">
          <w:rPr>
            <w:noProof/>
            <w:webHidden/>
          </w:rPr>
          <w:fldChar w:fldCharType="begin"/>
        </w:r>
        <w:r w:rsidR="00E3460D">
          <w:rPr>
            <w:noProof/>
            <w:webHidden/>
          </w:rPr>
          <w:instrText xml:space="preserve"> PAGEREF _Toc37604578 \h </w:instrText>
        </w:r>
        <w:r w:rsidR="00E3460D">
          <w:rPr>
            <w:noProof/>
            <w:webHidden/>
          </w:rPr>
        </w:r>
        <w:r w:rsidR="00E3460D">
          <w:rPr>
            <w:noProof/>
            <w:webHidden/>
          </w:rPr>
          <w:fldChar w:fldCharType="separate"/>
        </w:r>
        <w:r w:rsidR="002B7248">
          <w:rPr>
            <w:noProof/>
            <w:webHidden/>
          </w:rPr>
          <w:t>12</w:t>
        </w:r>
        <w:r w:rsidR="00E3460D">
          <w:rPr>
            <w:noProof/>
            <w:webHidden/>
          </w:rPr>
          <w:fldChar w:fldCharType="end"/>
        </w:r>
      </w:hyperlink>
    </w:p>
    <w:p w14:paraId="5BA33A6F" w14:textId="569F7E94"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79" w:history="1">
        <w:r w:rsidR="00E3460D" w:rsidRPr="00DA0D2D">
          <w:rPr>
            <w:rStyle w:val="Hyperlink"/>
            <w:rFonts w:eastAsiaTheme="majorEastAsia"/>
            <w:bCs/>
            <w:noProof/>
            <w:lang w:val="en-US"/>
          </w:rPr>
          <w:t>2.3. Scikit-learn</w:t>
        </w:r>
        <w:r w:rsidR="00E3460D">
          <w:rPr>
            <w:noProof/>
            <w:webHidden/>
          </w:rPr>
          <w:tab/>
        </w:r>
        <w:r w:rsidR="00E3460D">
          <w:rPr>
            <w:noProof/>
            <w:webHidden/>
          </w:rPr>
          <w:fldChar w:fldCharType="begin"/>
        </w:r>
        <w:r w:rsidR="00E3460D">
          <w:rPr>
            <w:noProof/>
            <w:webHidden/>
          </w:rPr>
          <w:instrText xml:space="preserve"> PAGEREF _Toc37604579 \h </w:instrText>
        </w:r>
        <w:r w:rsidR="00E3460D">
          <w:rPr>
            <w:noProof/>
            <w:webHidden/>
          </w:rPr>
        </w:r>
        <w:r w:rsidR="00E3460D">
          <w:rPr>
            <w:noProof/>
            <w:webHidden/>
          </w:rPr>
          <w:fldChar w:fldCharType="separate"/>
        </w:r>
        <w:r w:rsidR="002B7248">
          <w:rPr>
            <w:noProof/>
            <w:webHidden/>
          </w:rPr>
          <w:t>12</w:t>
        </w:r>
        <w:r w:rsidR="00E3460D">
          <w:rPr>
            <w:noProof/>
            <w:webHidden/>
          </w:rPr>
          <w:fldChar w:fldCharType="end"/>
        </w:r>
      </w:hyperlink>
    </w:p>
    <w:p w14:paraId="20059D9A" w14:textId="730CF81A"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0" w:history="1">
        <w:r w:rsidR="00E3460D" w:rsidRPr="00DA0D2D">
          <w:rPr>
            <w:rStyle w:val="Hyperlink"/>
            <w:rFonts w:eastAsiaTheme="majorEastAsia"/>
            <w:bCs/>
            <w:noProof/>
            <w:lang w:val="en-US"/>
          </w:rPr>
          <w:t>2.4. PyTorch</w:t>
        </w:r>
        <w:r w:rsidR="00E3460D">
          <w:rPr>
            <w:noProof/>
            <w:webHidden/>
          </w:rPr>
          <w:tab/>
        </w:r>
        <w:r w:rsidR="00E3460D">
          <w:rPr>
            <w:noProof/>
            <w:webHidden/>
          </w:rPr>
          <w:fldChar w:fldCharType="begin"/>
        </w:r>
        <w:r w:rsidR="00E3460D">
          <w:rPr>
            <w:noProof/>
            <w:webHidden/>
          </w:rPr>
          <w:instrText xml:space="preserve"> PAGEREF _Toc37604580 \h </w:instrText>
        </w:r>
        <w:r w:rsidR="00E3460D">
          <w:rPr>
            <w:noProof/>
            <w:webHidden/>
          </w:rPr>
        </w:r>
        <w:r w:rsidR="00E3460D">
          <w:rPr>
            <w:noProof/>
            <w:webHidden/>
          </w:rPr>
          <w:fldChar w:fldCharType="separate"/>
        </w:r>
        <w:r w:rsidR="002B7248">
          <w:rPr>
            <w:noProof/>
            <w:webHidden/>
          </w:rPr>
          <w:t>13</w:t>
        </w:r>
        <w:r w:rsidR="00E3460D">
          <w:rPr>
            <w:noProof/>
            <w:webHidden/>
          </w:rPr>
          <w:fldChar w:fldCharType="end"/>
        </w:r>
      </w:hyperlink>
    </w:p>
    <w:p w14:paraId="127BD84B" w14:textId="60E70DFC" w:rsidR="00E3460D" w:rsidRDefault="0000604E" w:rsidP="00B57D9E">
      <w:pPr>
        <w:pStyle w:val="TOC1"/>
        <w:rPr>
          <w:rFonts w:asciiTheme="minorHAnsi" w:eastAsiaTheme="minorEastAsia" w:hAnsiTheme="minorHAnsi" w:cstheme="minorBidi"/>
          <w:sz w:val="22"/>
          <w:lang w:val="pl-PL" w:eastAsia="pl-PL"/>
        </w:rPr>
      </w:pPr>
      <w:hyperlink w:anchor="_Toc37604581" w:history="1">
        <w:r w:rsidR="00E3460D" w:rsidRPr="00DA0D2D">
          <w:rPr>
            <w:rStyle w:val="Hyperlink"/>
          </w:rPr>
          <w:t>4.</w:t>
        </w:r>
        <w:r w:rsidR="00E3460D">
          <w:rPr>
            <w:rFonts w:asciiTheme="minorHAnsi" w:eastAsiaTheme="minorEastAsia" w:hAnsiTheme="minorHAnsi" w:cstheme="minorBidi"/>
            <w:sz w:val="22"/>
            <w:lang w:val="pl-PL" w:eastAsia="pl-PL"/>
          </w:rPr>
          <w:tab/>
        </w:r>
        <w:r w:rsidR="00E3460D" w:rsidRPr="00DA0D2D">
          <w:rPr>
            <w:rStyle w:val="Hyperlink"/>
          </w:rPr>
          <w:t>Data Analysis</w:t>
        </w:r>
        <w:r w:rsidR="00E3460D">
          <w:rPr>
            <w:webHidden/>
          </w:rPr>
          <w:tab/>
        </w:r>
        <w:r w:rsidR="00E3460D">
          <w:rPr>
            <w:webHidden/>
          </w:rPr>
          <w:fldChar w:fldCharType="begin"/>
        </w:r>
        <w:r w:rsidR="00E3460D">
          <w:rPr>
            <w:webHidden/>
          </w:rPr>
          <w:instrText xml:space="preserve"> PAGEREF _Toc37604581 \h </w:instrText>
        </w:r>
        <w:r w:rsidR="00E3460D">
          <w:rPr>
            <w:webHidden/>
          </w:rPr>
        </w:r>
        <w:r w:rsidR="00E3460D">
          <w:rPr>
            <w:webHidden/>
          </w:rPr>
          <w:fldChar w:fldCharType="separate"/>
        </w:r>
        <w:r w:rsidR="002B7248">
          <w:rPr>
            <w:webHidden/>
          </w:rPr>
          <w:t>15</w:t>
        </w:r>
        <w:r w:rsidR="00E3460D">
          <w:rPr>
            <w:webHidden/>
          </w:rPr>
          <w:fldChar w:fldCharType="end"/>
        </w:r>
      </w:hyperlink>
    </w:p>
    <w:p w14:paraId="34256354" w14:textId="6149D209"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2" w:history="1">
        <w:r w:rsidR="00E3460D" w:rsidRPr="00DA0D2D">
          <w:rPr>
            <w:rStyle w:val="Hyperlink"/>
            <w:rFonts w:eastAsiaTheme="majorEastAsia"/>
            <w:bCs/>
            <w:noProof/>
            <w:lang w:val="en-US"/>
          </w:rPr>
          <w:t>4.1. Exploratory Data Analysis</w:t>
        </w:r>
        <w:r w:rsidR="00E3460D">
          <w:rPr>
            <w:noProof/>
            <w:webHidden/>
          </w:rPr>
          <w:tab/>
        </w:r>
        <w:r w:rsidR="00E3460D">
          <w:rPr>
            <w:noProof/>
            <w:webHidden/>
          </w:rPr>
          <w:fldChar w:fldCharType="begin"/>
        </w:r>
        <w:r w:rsidR="00E3460D">
          <w:rPr>
            <w:noProof/>
            <w:webHidden/>
          </w:rPr>
          <w:instrText xml:space="preserve"> PAGEREF _Toc37604582 \h </w:instrText>
        </w:r>
        <w:r w:rsidR="00E3460D">
          <w:rPr>
            <w:noProof/>
            <w:webHidden/>
          </w:rPr>
        </w:r>
        <w:r w:rsidR="00E3460D">
          <w:rPr>
            <w:noProof/>
            <w:webHidden/>
          </w:rPr>
          <w:fldChar w:fldCharType="separate"/>
        </w:r>
        <w:r w:rsidR="002B7248">
          <w:rPr>
            <w:noProof/>
            <w:webHidden/>
          </w:rPr>
          <w:t>15</w:t>
        </w:r>
        <w:r w:rsidR="00E3460D">
          <w:rPr>
            <w:noProof/>
            <w:webHidden/>
          </w:rPr>
          <w:fldChar w:fldCharType="end"/>
        </w:r>
      </w:hyperlink>
    </w:p>
    <w:p w14:paraId="19605C31" w14:textId="1C864471"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3" w:history="1">
        <w:r w:rsidR="00E3460D" w:rsidRPr="00DA0D2D">
          <w:rPr>
            <w:rStyle w:val="Hyperlink"/>
            <w:rFonts w:eastAsiaTheme="majorEastAsia"/>
            <w:bCs/>
            <w:noProof/>
            <w:lang w:val="en-US"/>
          </w:rPr>
          <w:t>4.2. Features Selection</w:t>
        </w:r>
        <w:r w:rsidR="00E3460D">
          <w:rPr>
            <w:noProof/>
            <w:webHidden/>
          </w:rPr>
          <w:tab/>
        </w:r>
        <w:r w:rsidR="00E3460D">
          <w:rPr>
            <w:noProof/>
            <w:webHidden/>
          </w:rPr>
          <w:fldChar w:fldCharType="begin"/>
        </w:r>
        <w:r w:rsidR="00E3460D">
          <w:rPr>
            <w:noProof/>
            <w:webHidden/>
          </w:rPr>
          <w:instrText xml:space="preserve"> PAGEREF _Toc37604583 \h </w:instrText>
        </w:r>
        <w:r w:rsidR="00E3460D">
          <w:rPr>
            <w:noProof/>
            <w:webHidden/>
          </w:rPr>
        </w:r>
        <w:r w:rsidR="00E3460D">
          <w:rPr>
            <w:noProof/>
            <w:webHidden/>
          </w:rPr>
          <w:fldChar w:fldCharType="separate"/>
        </w:r>
        <w:r w:rsidR="002B7248">
          <w:rPr>
            <w:noProof/>
            <w:webHidden/>
          </w:rPr>
          <w:t>17</w:t>
        </w:r>
        <w:r w:rsidR="00E3460D">
          <w:rPr>
            <w:noProof/>
            <w:webHidden/>
          </w:rPr>
          <w:fldChar w:fldCharType="end"/>
        </w:r>
      </w:hyperlink>
    </w:p>
    <w:p w14:paraId="20BD9301" w14:textId="1C98EA54" w:rsidR="00E3460D" w:rsidRDefault="0000604E" w:rsidP="00B57D9E">
      <w:pPr>
        <w:pStyle w:val="TOC1"/>
        <w:rPr>
          <w:rFonts w:asciiTheme="minorHAnsi" w:eastAsiaTheme="minorEastAsia" w:hAnsiTheme="minorHAnsi" w:cstheme="minorBidi"/>
          <w:sz w:val="22"/>
          <w:lang w:val="pl-PL" w:eastAsia="pl-PL"/>
        </w:rPr>
      </w:pPr>
      <w:hyperlink w:anchor="_Toc37604584" w:history="1">
        <w:r w:rsidR="00E3460D" w:rsidRPr="00DA0D2D">
          <w:rPr>
            <w:rStyle w:val="Hyperlink"/>
          </w:rPr>
          <w:t>5.</w:t>
        </w:r>
        <w:r w:rsidR="00E3460D">
          <w:rPr>
            <w:rFonts w:asciiTheme="minorHAnsi" w:eastAsiaTheme="minorEastAsia" w:hAnsiTheme="minorHAnsi" w:cstheme="minorBidi"/>
            <w:sz w:val="22"/>
            <w:lang w:val="pl-PL" w:eastAsia="pl-PL"/>
          </w:rPr>
          <w:tab/>
        </w:r>
        <w:r w:rsidR="00E3460D" w:rsidRPr="00DA0D2D">
          <w:rPr>
            <w:rStyle w:val="Hyperlink"/>
          </w:rPr>
          <w:t>Classic Machine Learning</w:t>
        </w:r>
        <w:r w:rsidR="00E3460D">
          <w:rPr>
            <w:webHidden/>
          </w:rPr>
          <w:tab/>
        </w:r>
        <w:r w:rsidR="00E3460D">
          <w:rPr>
            <w:webHidden/>
          </w:rPr>
          <w:fldChar w:fldCharType="begin"/>
        </w:r>
        <w:r w:rsidR="00E3460D">
          <w:rPr>
            <w:webHidden/>
          </w:rPr>
          <w:instrText xml:space="preserve"> PAGEREF _Toc37604584 \h </w:instrText>
        </w:r>
        <w:r w:rsidR="00E3460D">
          <w:rPr>
            <w:webHidden/>
          </w:rPr>
        </w:r>
        <w:r w:rsidR="00E3460D">
          <w:rPr>
            <w:webHidden/>
          </w:rPr>
          <w:fldChar w:fldCharType="separate"/>
        </w:r>
        <w:r w:rsidR="002B7248">
          <w:rPr>
            <w:webHidden/>
          </w:rPr>
          <w:t>21</w:t>
        </w:r>
        <w:r w:rsidR="00E3460D">
          <w:rPr>
            <w:webHidden/>
          </w:rPr>
          <w:fldChar w:fldCharType="end"/>
        </w:r>
      </w:hyperlink>
    </w:p>
    <w:p w14:paraId="23BD409E" w14:textId="26DE54D9"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5" w:history="1">
        <w:r w:rsidR="00E3460D" w:rsidRPr="00DA0D2D">
          <w:rPr>
            <w:rStyle w:val="Hyperlink"/>
            <w:rFonts w:eastAsiaTheme="majorEastAsia"/>
            <w:bCs/>
            <w:noProof/>
            <w:lang w:val="en-US"/>
          </w:rPr>
          <w:t>5.1. Supervised Outlier Detection</w:t>
        </w:r>
        <w:r w:rsidR="00E3460D">
          <w:rPr>
            <w:noProof/>
            <w:webHidden/>
          </w:rPr>
          <w:tab/>
        </w:r>
        <w:r w:rsidR="00E3460D">
          <w:rPr>
            <w:noProof/>
            <w:webHidden/>
          </w:rPr>
          <w:fldChar w:fldCharType="begin"/>
        </w:r>
        <w:r w:rsidR="00E3460D">
          <w:rPr>
            <w:noProof/>
            <w:webHidden/>
          </w:rPr>
          <w:instrText xml:space="preserve"> PAGEREF _Toc37604585 \h </w:instrText>
        </w:r>
        <w:r w:rsidR="00E3460D">
          <w:rPr>
            <w:noProof/>
            <w:webHidden/>
          </w:rPr>
        </w:r>
        <w:r w:rsidR="00E3460D">
          <w:rPr>
            <w:noProof/>
            <w:webHidden/>
          </w:rPr>
          <w:fldChar w:fldCharType="separate"/>
        </w:r>
        <w:r w:rsidR="002B7248">
          <w:rPr>
            <w:noProof/>
            <w:webHidden/>
          </w:rPr>
          <w:t>21</w:t>
        </w:r>
        <w:r w:rsidR="00E3460D">
          <w:rPr>
            <w:noProof/>
            <w:webHidden/>
          </w:rPr>
          <w:fldChar w:fldCharType="end"/>
        </w:r>
      </w:hyperlink>
    </w:p>
    <w:p w14:paraId="2E64AA2B" w14:textId="0777FCB5"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6" w:history="1">
        <w:r w:rsidR="00E3460D" w:rsidRPr="00DA0D2D">
          <w:rPr>
            <w:rStyle w:val="Hyperlink"/>
            <w:rFonts w:eastAsiaTheme="majorEastAsia"/>
            <w:bCs/>
            <w:noProof/>
            <w:lang w:val="en-US"/>
          </w:rPr>
          <w:t>5.2. Unsupervised Outlier Detection</w:t>
        </w:r>
        <w:r w:rsidR="00E3460D">
          <w:rPr>
            <w:noProof/>
            <w:webHidden/>
          </w:rPr>
          <w:tab/>
        </w:r>
        <w:r w:rsidR="00E3460D">
          <w:rPr>
            <w:noProof/>
            <w:webHidden/>
          </w:rPr>
          <w:fldChar w:fldCharType="begin"/>
        </w:r>
        <w:r w:rsidR="00E3460D">
          <w:rPr>
            <w:noProof/>
            <w:webHidden/>
          </w:rPr>
          <w:instrText xml:space="preserve"> PAGEREF _Toc37604586 \h </w:instrText>
        </w:r>
        <w:r w:rsidR="00E3460D">
          <w:rPr>
            <w:noProof/>
            <w:webHidden/>
          </w:rPr>
        </w:r>
        <w:r w:rsidR="00E3460D">
          <w:rPr>
            <w:noProof/>
            <w:webHidden/>
          </w:rPr>
          <w:fldChar w:fldCharType="separate"/>
        </w:r>
        <w:r w:rsidR="002B7248">
          <w:rPr>
            <w:noProof/>
            <w:webHidden/>
          </w:rPr>
          <w:t>22</w:t>
        </w:r>
        <w:r w:rsidR="00E3460D">
          <w:rPr>
            <w:noProof/>
            <w:webHidden/>
          </w:rPr>
          <w:fldChar w:fldCharType="end"/>
        </w:r>
      </w:hyperlink>
    </w:p>
    <w:p w14:paraId="66E0F302" w14:textId="5A05F640"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7" w:history="1">
        <w:r w:rsidR="00E3460D" w:rsidRPr="00DA0D2D">
          <w:rPr>
            <w:rStyle w:val="Hyperlink"/>
            <w:rFonts w:eastAsiaTheme="majorEastAsia"/>
            <w:bCs/>
            <w:noProof/>
            <w:lang w:val="en-US"/>
          </w:rPr>
          <w:t>5.3. Dedicated Anomaly and Novelty Detection Algorithms</w:t>
        </w:r>
        <w:r w:rsidR="00E3460D">
          <w:rPr>
            <w:noProof/>
            <w:webHidden/>
          </w:rPr>
          <w:tab/>
        </w:r>
        <w:r w:rsidR="00E3460D">
          <w:rPr>
            <w:noProof/>
            <w:webHidden/>
          </w:rPr>
          <w:fldChar w:fldCharType="begin"/>
        </w:r>
        <w:r w:rsidR="00E3460D">
          <w:rPr>
            <w:noProof/>
            <w:webHidden/>
          </w:rPr>
          <w:instrText xml:space="preserve"> PAGEREF _Toc37604587 \h </w:instrText>
        </w:r>
        <w:r w:rsidR="00E3460D">
          <w:rPr>
            <w:noProof/>
            <w:webHidden/>
          </w:rPr>
        </w:r>
        <w:r w:rsidR="00E3460D">
          <w:rPr>
            <w:noProof/>
            <w:webHidden/>
          </w:rPr>
          <w:fldChar w:fldCharType="separate"/>
        </w:r>
        <w:r w:rsidR="002B7248">
          <w:rPr>
            <w:noProof/>
            <w:webHidden/>
          </w:rPr>
          <w:t>26</w:t>
        </w:r>
        <w:r w:rsidR="00E3460D">
          <w:rPr>
            <w:noProof/>
            <w:webHidden/>
          </w:rPr>
          <w:fldChar w:fldCharType="end"/>
        </w:r>
      </w:hyperlink>
    </w:p>
    <w:p w14:paraId="5ED78731" w14:textId="65552205" w:rsidR="00E3460D" w:rsidRDefault="0000604E" w:rsidP="00B57D9E">
      <w:pPr>
        <w:pStyle w:val="TOC1"/>
        <w:rPr>
          <w:rFonts w:asciiTheme="minorHAnsi" w:eastAsiaTheme="minorEastAsia" w:hAnsiTheme="minorHAnsi" w:cstheme="minorBidi"/>
          <w:sz w:val="22"/>
          <w:lang w:val="pl-PL" w:eastAsia="pl-PL"/>
        </w:rPr>
      </w:pPr>
      <w:hyperlink w:anchor="_Toc37604588" w:history="1">
        <w:r w:rsidR="00E3460D" w:rsidRPr="00DA0D2D">
          <w:rPr>
            <w:rStyle w:val="Hyperlink"/>
          </w:rPr>
          <w:t>6.</w:t>
        </w:r>
        <w:r w:rsidR="00E3460D">
          <w:rPr>
            <w:rFonts w:asciiTheme="minorHAnsi" w:eastAsiaTheme="minorEastAsia" w:hAnsiTheme="minorHAnsi" w:cstheme="minorBidi"/>
            <w:sz w:val="22"/>
            <w:lang w:val="pl-PL" w:eastAsia="pl-PL"/>
          </w:rPr>
          <w:tab/>
        </w:r>
        <w:r w:rsidR="00E3460D" w:rsidRPr="00DA0D2D">
          <w:rPr>
            <w:rStyle w:val="Hyperlink"/>
          </w:rPr>
          <w:t>Deep Autoencoders</w:t>
        </w:r>
        <w:r w:rsidR="00E3460D">
          <w:rPr>
            <w:webHidden/>
          </w:rPr>
          <w:tab/>
        </w:r>
        <w:r w:rsidR="00E3460D">
          <w:rPr>
            <w:webHidden/>
          </w:rPr>
          <w:fldChar w:fldCharType="begin"/>
        </w:r>
        <w:r w:rsidR="00E3460D">
          <w:rPr>
            <w:webHidden/>
          </w:rPr>
          <w:instrText xml:space="preserve"> PAGEREF _Toc37604588 \h </w:instrText>
        </w:r>
        <w:r w:rsidR="00E3460D">
          <w:rPr>
            <w:webHidden/>
          </w:rPr>
        </w:r>
        <w:r w:rsidR="00E3460D">
          <w:rPr>
            <w:webHidden/>
          </w:rPr>
          <w:fldChar w:fldCharType="separate"/>
        </w:r>
        <w:r w:rsidR="002B7248">
          <w:rPr>
            <w:webHidden/>
          </w:rPr>
          <w:t>28</w:t>
        </w:r>
        <w:r w:rsidR="00E3460D">
          <w:rPr>
            <w:webHidden/>
          </w:rPr>
          <w:fldChar w:fldCharType="end"/>
        </w:r>
      </w:hyperlink>
    </w:p>
    <w:p w14:paraId="0D6A391F" w14:textId="3C6D9DD1"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89" w:history="1">
        <w:r w:rsidR="00E3460D" w:rsidRPr="00DA0D2D">
          <w:rPr>
            <w:rStyle w:val="Hyperlink"/>
            <w:rFonts w:eastAsiaTheme="majorEastAsia"/>
            <w:bCs/>
            <w:noProof/>
            <w:lang w:val="en-US"/>
          </w:rPr>
          <w:t>6.1. Introduction</w:t>
        </w:r>
        <w:r w:rsidR="00E3460D">
          <w:rPr>
            <w:noProof/>
            <w:webHidden/>
          </w:rPr>
          <w:tab/>
        </w:r>
        <w:r w:rsidR="00E3460D">
          <w:rPr>
            <w:noProof/>
            <w:webHidden/>
          </w:rPr>
          <w:fldChar w:fldCharType="begin"/>
        </w:r>
        <w:r w:rsidR="00E3460D">
          <w:rPr>
            <w:noProof/>
            <w:webHidden/>
          </w:rPr>
          <w:instrText xml:space="preserve"> PAGEREF _Toc37604589 \h </w:instrText>
        </w:r>
        <w:r w:rsidR="00E3460D">
          <w:rPr>
            <w:noProof/>
            <w:webHidden/>
          </w:rPr>
        </w:r>
        <w:r w:rsidR="00E3460D">
          <w:rPr>
            <w:noProof/>
            <w:webHidden/>
          </w:rPr>
          <w:fldChar w:fldCharType="separate"/>
        </w:r>
        <w:r w:rsidR="002B7248">
          <w:rPr>
            <w:noProof/>
            <w:webHidden/>
          </w:rPr>
          <w:t>28</w:t>
        </w:r>
        <w:r w:rsidR="00E3460D">
          <w:rPr>
            <w:noProof/>
            <w:webHidden/>
          </w:rPr>
          <w:fldChar w:fldCharType="end"/>
        </w:r>
      </w:hyperlink>
    </w:p>
    <w:p w14:paraId="3F1E1754" w14:textId="07525A41"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0" w:history="1">
        <w:r w:rsidR="00E3460D" w:rsidRPr="00DA0D2D">
          <w:rPr>
            <w:rStyle w:val="Hyperlink"/>
            <w:rFonts w:eastAsiaTheme="majorEastAsia"/>
            <w:bCs/>
            <w:noProof/>
            <w:lang w:val="en-US"/>
          </w:rPr>
          <w:t>6.2. Simple Autoencoder</w:t>
        </w:r>
        <w:r w:rsidR="00E3460D">
          <w:rPr>
            <w:noProof/>
            <w:webHidden/>
          </w:rPr>
          <w:tab/>
        </w:r>
        <w:r w:rsidR="00E3460D">
          <w:rPr>
            <w:noProof/>
            <w:webHidden/>
          </w:rPr>
          <w:fldChar w:fldCharType="begin"/>
        </w:r>
        <w:r w:rsidR="00E3460D">
          <w:rPr>
            <w:noProof/>
            <w:webHidden/>
          </w:rPr>
          <w:instrText xml:space="preserve"> PAGEREF _Toc37604590 \h </w:instrText>
        </w:r>
        <w:r w:rsidR="00E3460D">
          <w:rPr>
            <w:noProof/>
            <w:webHidden/>
          </w:rPr>
        </w:r>
        <w:r w:rsidR="00E3460D">
          <w:rPr>
            <w:noProof/>
            <w:webHidden/>
          </w:rPr>
          <w:fldChar w:fldCharType="separate"/>
        </w:r>
        <w:r w:rsidR="002B7248">
          <w:rPr>
            <w:noProof/>
            <w:webHidden/>
          </w:rPr>
          <w:t>29</w:t>
        </w:r>
        <w:r w:rsidR="00E3460D">
          <w:rPr>
            <w:noProof/>
            <w:webHidden/>
          </w:rPr>
          <w:fldChar w:fldCharType="end"/>
        </w:r>
      </w:hyperlink>
    </w:p>
    <w:p w14:paraId="0071CCC8" w14:textId="7948D8D3"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1" w:history="1">
        <w:r w:rsidR="00E3460D" w:rsidRPr="00DA0D2D">
          <w:rPr>
            <w:rStyle w:val="Hyperlink"/>
            <w:rFonts w:eastAsiaTheme="majorEastAsia"/>
            <w:bCs/>
            <w:noProof/>
            <w:lang w:val="en-US"/>
          </w:rPr>
          <w:t>6.3. Variational Autoencoder</w:t>
        </w:r>
        <w:r w:rsidR="00E3460D">
          <w:rPr>
            <w:noProof/>
            <w:webHidden/>
          </w:rPr>
          <w:tab/>
        </w:r>
        <w:r w:rsidR="00E3460D">
          <w:rPr>
            <w:noProof/>
            <w:webHidden/>
          </w:rPr>
          <w:fldChar w:fldCharType="begin"/>
        </w:r>
        <w:r w:rsidR="00E3460D">
          <w:rPr>
            <w:noProof/>
            <w:webHidden/>
          </w:rPr>
          <w:instrText xml:space="preserve"> PAGEREF _Toc37604591 \h </w:instrText>
        </w:r>
        <w:r w:rsidR="00E3460D">
          <w:rPr>
            <w:noProof/>
            <w:webHidden/>
          </w:rPr>
        </w:r>
        <w:r w:rsidR="00E3460D">
          <w:rPr>
            <w:noProof/>
            <w:webHidden/>
          </w:rPr>
          <w:fldChar w:fldCharType="separate"/>
        </w:r>
        <w:r w:rsidR="002B7248">
          <w:rPr>
            <w:noProof/>
            <w:webHidden/>
          </w:rPr>
          <w:t>33</w:t>
        </w:r>
        <w:r w:rsidR="00E3460D">
          <w:rPr>
            <w:noProof/>
            <w:webHidden/>
          </w:rPr>
          <w:fldChar w:fldCharType="end"/>
        </w:r>
      </w:hyperlink>
    </w:p>
    <w:p w14:paraId="28C9D146" w14:textId="44721671" w:rsidR="00E3460D" w:rsidRDefault="0000604E" w:rsidP="00B57D9E">
      <w:pPr>
        <w:pStyle w:val="TOC1"/>
        <w:rPr>
          <w:rFonts w:asciiTheme="minorHAnsi" w:eastAsiaTheme="minorEastAsia" w:hAnsiTheme="minorHAnsi" w:cstheme="minorBidi"/>
          <w:sz w:val="22"/>
          <w:lang w:val="pl-PL" w:eastAsia="pl-PL"/>
        </w:rPr>
      </w:pPr>
      <w:hyperlink w:anchor="_Toc37604592" w:history="1">
        <w:r w:rsidR="00E3460D" w:rsidRPr="00DA0D2D">
          <w:rPr>
            <w:rStyle w:val="Hyperlink"/>
          </w:rPr>
          <w:t>7.</w:t>
        </w:r>
        <w:r w:rsidR="00E3460D">
          <w:rPr>
            <w:rFonts w:asciiTheme="minorHAnsi" w:eastAsiaTheme="minorEastAsia" w:hAnsiTheme="minorHAnsi" w:cstheme="minorBidi"/>
            <w:sz w:val="22"/>
            <w:lang w:val="pl-PL" w:eastAsia="pl-PL"/>
          </w:rPr>
          <w:tab/>
        </w:r>
        <w:r w:rsidR="00E3460D" w:rsidRPr="00DA0D2D">
          <w:rPr>
            <w:rStyle w:val="Hyperlink"/>
          </w:rPr>
          <w:t>Model Explainability</w:t>
        </w:r>
        <w:r w:rsidR="00E3460D">
          <w:rPr>
            <w:webHidden/>
          </w:rPr>
          <w:tab/>
        </w:r>
        <w:r w:rsidR="00E3460D">
          <w:rPr>
            <w:webHidden/>
          </w:rPr>
          <w:fldChar w:fldCharType="begin"/>
        </w:r>
        <w:r w:rsidR="00E3460D">
          <w:rPr>
            <w:webHidden/>
          </w:rPr>
          <w:instrText xml:space="preserve"> PAGEREF _Toc37604592 \h </w:instrText>
        </w:r>
        <w:r w:rsidR="00E3460D">
          <w:rPr>
            <w:webHidden/>
          </w:rPr>
        </w:r>
        <w:r w:rsidR="00E3460D">
          <w:rPr>
            <w:webHidden/>
          </w:rPr>
          <w:fldChar w:fldCharType="separate"/>
        </w:r>
        <w:r w:rsidR="002B7248">
          <w:rPr>
            <w:webHidden/>
          </w:rPr>
          <w:t>39</w:t>
        </w:r>
        <w:r w:rsidR="00E3460D">
          <w:rPr>
            <w:webHidden/>
          </w:rPr>
          <w:fldChar w:fldCharType="end"/>
        </w:r>
      </w:hyperlink>
    </w:p>
    <w:p w14:paraId="616E423F" w14:textId="435C60AC"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3" w:history="1">
        <w:r w:rsidR="00E3460D" w:rsidRPr="00DA0D2D">
          <w:rPr>
            <w:rStyle w:val="Hyperlink"/>
            <w:rFonts w:eastAsiaTheme="majorEastAsia"/>
            <w:bCs/>
            <w:noProof/>
            <w:lang w:val="en-US"/>
          </w:rPr>
          <w:t>7.1. Introduction</w:t>
        </w:r>
        <w:r w:rsidR="00E3460D">
          <w:rPr>
            <w:noProof/>
            <w:webHidden/>
          </w:rPr>
          <w:tab/>
        </w:r>
        <w:r w:rsidR="00E3460D">
          <w:rPr>
            <w:noProof/>
            <w:webHidden/>
          </w:rPr>
          <w:fldChar w:fldCharType="begin"/>
        </w:r>
        <w:r w:rsidR="00E3460D">
          <w:rPr>
            <w:noProof/>
            <w:webHidden/>
          </w:rPr>
          <w:instrText xml:space="preserve"> PAGEREF _Toc37604593 \h </w:instrText>
        </w:r>
        <w:r w:rsidR="00E3460D">
          <w:rPr>
            <w:noProof/>
            <w:webHidden/>
          </w:rPr>
        </w:r>
        <w:r w:rsidR="00E3460D">
          <w:rPr>
            <w:noProof/>
            <w:webHidden/>
          </w:rPr>
          <w:fldChar w:fldCharType="separate"/>
        </w:r>
        <w:r w:rsidR="002B7248">
          <w:rPr>
            <w:noProof/>
            <w:webHidden/>
          </w:rPr>
          <w:t>39</w:t>
        </w:r>
        <w:r w:rsidR="00E3460D">
          <w:rPr>
            <w:noProof/>
            <w:webHidden/>
          </w:rPr>
          <w:fldChar w:fldCharType="end"/>
        </w:r>
      </w:hyperlink>
    </w:p>
    <w:p w14:paraId="5DF04BBB" w14:textId="69460D76"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4" w:history="1">
        <w:r w:rsidR="00E3460D" w:rsidRPr="00DA0D2D">
          <w:rPr>
            <w:rStyle w:val="Hyperlink"/>
            <w:rFonts w:eastAsiaTheme="majorEastAsia"/>
            <w:bCs/>
            <w:noProof/>
            <w:lang w:val="en-US"/>
          </w:rPr>
          <w:t>7.2. LIME with Isolation Forest</w:t>
        </w:r>
        <w:r w:rsidR="00E3460D">
          <w:rPr>
            <w:noProof/>
            <w:webHidden/>
          </w:rPr>
          <w:tab/>
        </w:r>
        <w:r w:rsidR="00E3460D">
          <w:rPr>
            <w:noProof/>
            <w:webHidden/>
          </w:rPr>
          <w:fldChar w:fldCharType="begin"/>
        </w:r>
        <w:r w:rsidR="00E3460D">
          <w:rPr>
            <w:noProof/>
            <w:webHidden/>
          </w:rPr>
          <w:instrText xml:space="preserve"> PAGEREF _Toc37604594 \h </w:instrText>
        </w:r>
        <w:r w:rsidR="00E3460D">
          <w:rPr>
            <w:noProof/>
            <w:webHidden/>
          </w:rPr>
        </w:r>
        <w:r w:rsidR="00E3460D">
          <w:rPr>
            <w:noProof/>
            <w:webHidden/>
          </w:rPr>
          <w:fldChar w:fldCharType="separate"/>
        </w:r>
        <w:r w:rsidR="002B7248">
          <w:rPr>
            <w:noProof/>
            <w:webHidden/>
          </w:rPr>
          <w:t>40</w:t>
        </w:r>
        <w:r w:rsidR="00E3460D">
          <w:rPr>
            <w:noProof/>
            <w:webHidden/>
          </w:rPr>
          <w:fldChar w:fldCharType="end"/>
        </w:r>
      </w:hyperlink>
    </w:p>
    <w:p w14:paraId="66962930" w14:textId="13CE62FA"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5" w:history="1">
        <w:r w:rsidR="00E3460D" w:rsidRPr="00DA0D2D">
          <w:rPr>
            <w:rStyle w:val="Hyperlink"/>
            <w:rFonts w:eastAsiaTheme="majorEastAsia"/>
            <w:bCs/>
            <w:noProof/>
            <w:lang w:val="en-US"/>
          </w:rPr>
          <w:t>7.3. LIME with Autoencoder</w:t>
        </w:r>
        <w:r w:rsidR="00E3460D">
          <w:rPr>
            <w:noProof/>
            <w:webHidden/>
          </w:rPr>
          <w:tab/>
        </w:r>
        <w:r w:rsidR="00E3460D">
          <w:rPr>
            <w:noProof/>
            <w:webHidden/>
          </w:rPr>
          <w:fldChar w:fldCharType="begin"/>
        </w:r>
        <w:r w:rsidR="00E3460D">
          <w:rPr>
            <w:noProof/>
            <w:webHidden/>
          </w:rPr>
          <w:instrText xml:space="preserve"> PAGEREF _Toc37604595 \h </w:instrText>
        </w:r>
        <w:r w:rsidR="00E3460D">
          <w:rPr>
            <w:noProof/>
            <w:webHidden/>
          </w:rPr>
        </w:r>
        <w:r w:rsidR="00E3460D">
          <w:rPr>
            <w:noProof/>
            <w:webHidden/>
          </w:rPr>
          <w:fldChar w:fldCharType="separate"/>
        </w:r>
        <w:r w:rsidR="002B7248">
          <w:rPr>
            <w:noProof/>
            <w:webHidden/>
          </w:rPr>
          <w:t>44</w:t>
        </w:r>
        <w:r w:rsidR="00E3460D">
          <w:rPr>
            <w:noProof/>
            <w:webHidden/>
          </w:rPr>
          <w:fldChar w:fldCharType="end"/>
        </w:r>
      </w:hyperlink>
    </w:p>
    <w:p w14:paraId="29B6F1A0" w14:textId="77573043" w:rsidR="00E3460D" w:rsidRDefault="0000604E">
      <w:pPr>
        <w:pStyle w:val="TOC2"/>
        <w:tabs>
          <w:tab w:val="right" w:leader="dot" w:pos="9061"/>
        </w:tabs>
        <w:rPr>
          <w:rFonts w:asciiTheme="minorHAnsi" w:eastAsiaTheme="minorEastAsia" w:hAnsiTheme="minorHAnsi" w:cstheme="minorBidi"/>
          <w:noProof/>
          <w:sz w:val="22"/>
          <w:lang w:eastAsia="pl-PL"/>
        </w:rPr>
      </w:pPr>
      <w:hyperlink w:anchor="_Toc37604596" w:history="1">
        <w:r w:rsidR="00E3460D" w:rsidRPr="00DA0D2D">
          <w:rPr>
            <w:rStyle w:val="Hyperlink"/>
            <w:rFonts w:eastAsiaTheme="majorEastAsia"/>
            <w:bCs/>
            <w:noProof/>
            <w:lang w:val="en-US"/>
          </w:rPr>
          <w:t>7.3. Native Autoencoders’ properties</w:t>
        </w:r>
        <w:r w:rsidR="00E3460D">
          <w:rPr>
            <w:noProof/>
            <w:webHidden/>
          </w:rPr>
          <w:tab/>
        </w:r>
        <w:r w:rsidR="00E3460D">
          <w:rPr>
            <w:noProof/>
            <w:webHidden/>
          </w:rPr>
          <w:fldChar w:fldCharType="begin"/>
        </w:r>
        <w:r w:rsidR="00E3460D">
          <w:rPr>
            <w:noProof/>
            <w:webHidden/>
          </w:rPr>
          <w:instrText xml:space="preserve"> PAGEREF _Toc37604596 \h </w:instrText>
        </w:r>
        <w:r w:rsidR="00E3460D">
          <w:rPr>
            <w:noProof/>
            <w:webHidden/>
          </w:rPr>
        </w:r>
        <w:r w:rsidR="00E3460D">
          <w:rPr>
            <w:noProof/>
            <w:webHidden/>
          </w:rPr>
          <w:fldChar w:fldCharType="separate"/>
        </w:r>
        <w:r w:rsidR="002B7248">
          <w:rPr>
            <w:noProof/>
            <w:webHidden/>
          </w:rPr>
          <w:t>46</w:t>
        </w:r>
        <w:r w:rsidR="00E3460D">
          <w:rPr>
            <w:noProof/>
            <w:webHidden/>
          </w:rPr>
          <w:fldChar w:fldCharType="end"/>
        </w:r>
      </w:hyperlink>
    </w:p>
    <w:p w14:paraId="6A606322" w14:textId="3EAA8636" w:rsidR="00E3460D" w:rsidRDefault="0000604E" w:rsidP="00B57D9E">
      <w:pPr>
        <w:pStyle w:val="TOC1"/>
        <w:rPr>
          <w:rFonts w:asciiTheme="minorHAnsi" w:eastAsiaTheme="minorEastAsia" w:hAnsiTheme="minorHAnsi" w:cstheme="minorBidi"/>
          <w:sz w:val="22"/>
          <w:lang w:val="pl-PL" w:eastAsia="pl-PL"/>
        </w:rPr>
      </w:pPr>
      <w:hyperlink w:anchor="_Toc37604597" w:history="1">
        <w:r w:rsidR="00E3460D" w:rsidRPr="00DA0D2D">
          <w:rPr>
            <w:rStyle w:val="Hyperlink"/>
          </w:rPr>
          <w:t>8.</w:t>
        </w:r>
        <w:r w:rsidR="00E3460D">
          <w:rPr>
            <w:rFonts w:asciiTheme="minorHAnsi" w:eastAsiaTheme="minorEastAsia" w:hAnsiTheme="minorHAnsi" w:cstheme="minorBidi"/>
            <w:sz w:val="22"/>
            <w:lang w:val="pl-PL" w:eastAsia="pl-PL"/>
          </w:rPr>
          <w:tab/>
        </w:r>
        <w:r w:rsidR="00E3460D" w:rsidRPr="00DA0D2D">
          <w:rPr>
            <w:rStyle w:val="Hyperlink"/>
          </w:rPr>
          <w:t>Summary and Conclusions</w:t>
        </w:r>
        <w:r w:rsidR="00E3460D">
          <w:rPr>
            <w:webHidden/>
          </w:rPr>
          <w:tab/>
        </w:r>
        <w:r w:rsidR="00E3460D">
          <w:rPr>
            <w:webHidden/>
          </w:rPr>
          <w:fldChar w:fldCharType="begin"/>
        </w:r>
        <w:r w:rsidR="00E3460D">
          <w:rPr>
            <w:webHidden/>
          </w:rPr>
          <w:instrText xml:space="preserve"> PAGEREF _Toc37604597 \h </w:instrText>
        </w:r>
        <w:r w:rsidR="00E3460D">
          <w:rPr>
            <w:webHidden/>
          </w:rPr>
        </w:r>
        <w:r w:rsidR="00E3460D">
          <w:rPr>
            <w:webHidden/>
          </w:rPr>
          <w:fldChar w:fldCharType="separate"/>
        </w:r>
        <w:r w:rsidR="002B7248">
          <w:rPr>
            <w:webHidden/>
          </w:rPr>
          <w:t>47</w:t>
        </w:r>
        <w:r w:rsidR="00E3460D">
          <w:rPr>
            <w:webHidden/>
          </w:rPr>
          <w:fldChar w:fldCharType="end"/>
        </w:r>
      </w:hyperlink>
    </w:p>
    <w:p w14:paraId="0EC811A8" w14:textId="1F00CC4F" w:rsidR="00E3460D" w:rsidRDefault="0000604E" w:rsidP="00B57D9E">
      <w:pPr>
        <w:pStyle w:val="TOC1"/>
        <w:rPr>
          <w:rFonts w:asciiTheme="minorHAnsi" w:eastAsiaTheme="minorEastAsia" w:hAnsiTheme="minorHAnsi" w:cstheme="minorBidi"/>
          <w:sz w:val="22"/>
          <w:lang w:val="pl-PL" w:eastAsia="pl-PL"/>
        </w:rPr>
      </w:pPr>
      <w:hyperlink w:anchor="_Toc37604598" w:history="1">
        <w:r w:rsidR="00E3460D" w:rsidRPr="00DA0D2D">
          <w:rPr>
            <w:rStyle w:val="Hyperlink"/>
          </w:rPr>
          <w:t>Bibliography</w:t>
        </w:r>
        <w:r w:rsidR="00E3460D">
          <w:rPr>
            <w:webHidden/>
          </w:rPr>
          <w:tab/>
        </w:r>
        <w:r w:rsidR="00E3460D">
          <w:rPr>
            <w:webHidden/>
          </w:rPr>
          <w:fldChar w:fldCharType="begin"/>
        </w:r>
        <w:r w:rsidR="00E3460D">
          <w:rPr>
            <w:webHidden/>
          </w:rPr>
          <w:instrText xml:space="preserve"> PAGEREF _Toc37604598 \h </w:instrText>
        </w:r>
        <w:r w:rsidR="00E3460D">
          <w:rPr>
            <w:webHidden/>
          </w:rPr>
        </w:r>
        <w:r w:rsidR="00E3460D">
          <w:rPr>
            <w:webHidden/>
          </w:rPr>
          <w:fldChar w:fldCharType="separate"/>
        </w:r>
        <w:r w:rsidR="002B7248">
          <w:rPr>
            <w:webHidden/>
          </w:rPr>
          <w:t>48</w:t>
        </w:r>
        <w:r w:rsidR="00E3460D">
          <w:rPr>
            <w:webHidden/>
          </w:rPr>
          <w:fldChar w:fldCharType="end"/>
        </w:r>
      </w:hyperlink>
    </w:p>
    <w:p w14:paraId="2C5A08A3" w14:textId="3CE9192A" w:rsidR="00E3460D" w:rsidRDefault="0000604E" w:rsidP="00B57D9E">
      <w:pPr>
        <w:pStyle w:val="TOC1"/>
        <w:rPr>
          <w:rFonts w:asciiTheme="minorHAnsi" w:eastAsiaTheme="minorEastAsia" w:hAnsiTheme="minorHAnsi" w:cstheme="minorBidi"/>
          <w:sz w:val="22"/>
          <w:lang w:val="pl-PL" w:eastAsia="pl-PL"/>
        </w:rPr>
      </w:pPr>
      <w:hyperlink w:anchor="_Toc37604599" w:history="1">
        <w:r w:rsidR="00E3460D" w:rsidRPr="00DA0D2D">
          <w:rPr>
            <w:rStyle w:val="Hyperlink"/>
          </w:rPr>
          <w:t>Appendix A</w:t>
        </w:r>
        <w:r w:rsidR="00E3460D">
          <w:rPr>
            <w:webHidden/>
          </w:rPr>
          <w:tab/>
        </w:r>
        <w:r w:rsidR="00E3460D">
          <w:rPr>
            <w:webHidden/>
          </w:rPr>
          <w:fldChar w:fldCharType="begin"/>
        </w:r>
        <w:r w:rsidR="00E3460D">
          <w:rPr>
            <w:webHidden/>
          </w:rPr>
          <w:instrText xml:space="preserve"> PAGEREF _Toc37604599 \h </w:instrText>
        </w:r>
        <w:r w:rsidR="00E3460D">
          <w:rPr>
            <w:webHidden/>
          </w:rPr>
        </w:r>
        <w:r w:rsidR="00E3460D">
          <w:rPr>
            <w:webHidden/>
          </w:rPr>
          <w:fldChar w:fldCharType="separate"/>
        </w:r>
        <w:r w:rsidR="002B7248">
          <w:rPr>
            <w:webHidden/>
          </w:rPr>
          <w:t>50</w:t>
        </w:r>
        <w:r w:rsidR="00E3460D">
          <w:rPr>
            <w:webHidden/>
          </w:rPr>
          <w:fldChar w:fldCharType="end"/>
        </w:r>
      </w:hyperlink>
    </w:p>
    <w:p w14:paraId="5084DA38" w14:textId="2BD98C64" w:rsidR="00824B62" w:rsidRDefault="00177BB6">
      <w:pPr>
        <w:spacing w:after="160" w:line="259" w:lineRule="auto"/>
        <w:rPr>
          <w:rFonts w:eastAsiaTheme="minorHAnsi"/>
        </w:rPr>
      </w:pPr>
      <w:r>
        <w:rPr>
          <w:rFonts w:eastAsiaTheme="minorHAnsi"/>
        </w:rPr>
        <w:fldChar w:fldCharType="end"/>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43" w:name="_Toc37604571"/>
      <w:r w:rsidR="00E71450" w:rsidRPr="00D00E7B">
        <w:rPr>
          <w:rFonts w:eastAsiaTheme="minorHAnsi"/>
          <w:szCs w:val="44"/>
        </w:rPr>
        <w:t>Introduction</w:t>
      </w:r>
      <w:bookmarkEnd w:id="43"/>
    </w:p>
    <w:p w14:paraId="34865A66" w14:textId="3BADEFBD"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frequently listed among the most prominent technologies. </w:t>
      </w:r>
      <w:r w:rsidR="00D00E7B" w:rsidRPr="00B57D9E">
        <w:rPr>
          <w:i/>
          <w:iCs/>
          <w:lang w:val="en-US"/>
        </w:rPr>
        <w:t>“We are now solving problems with machine learning and artificial intelligence that were… in the realm of science fiction for the last several decades. And natural language understanding, machine vision problems, it really is an amazing renaissance.”</w:t>
      </w:r>
      <w:r w:rsidR="00D00E7B" w:rsidRPr="006B7BA6">
        <w:rPr>
          <w:lang w:val="en-US"/>
        </w:rPr>
        <w:t xml:space="preserve"> </w:t>
      </w:r>
      <w:r w:rsidR="00F61365" w:rsidRPr="006B7BA6">
        <w:rPr>
          <w:lang w:val="en-US"/>
        </w:rPr>
        <w:t>[1]</w:t>
      </w:r>
      <w:r w:rsidR="00F61365">
        <w:rPr>
          <w:lang w:val="en-US"/>
        </w:rPr>
        <w:t xml:space="preserve">. </w:t>
      </w:r>
      <w:r w:rsidR="00D00E7B" w:rsidRPr="006B7BA6">
        <w:rPr>
          <w:lang w:val="en-US"/>
        </w:rPr>
        <w:t>This is a quote from Jeff Bezos, CEO of Amazon, one of the biggest companies in the world, that succeeded among others, because of the great usage of</w:t>
      </w:r>
      <w:r w:rsidR="008D47E8">
        <w:rPr>
          <w:lang w:val="en-US"/>
        </w:rPr>
        <w:t xml:space="preserve"> the</w:t>
      </w:r>
      <w:r w:rsidR="00D00E7B" w:rsidRPr="006B7BA6">
        <w:rPr>
          <w:lang w:val="en-US"/>
        </w:rPr>
        <w:t xml:space="preserve"> data</w:t>
      </w:r>
      <w:r w:rsidR="008D47E8">
        <w:rPr>
          <w:lang w:val="en-US"/>
        </w:rPr>
        <w:t>.</w:t>
      </w:r>
      <w:r w:rsidR="00D00E7B" w:rsidRPr="006B7BA6">
        <w:rPr>
          <w:lang w:val="en-US"/>
        </w:rPr>
        <w:t xml:space="preserve"> </w:t>
      </w:r>
      <w:r w:rsidR="008D47E8">
        <w:rPr>
          <w:lang w:val="en-US"/>
        </w:rPr>
        <w:t>It</w:t>
      </w:r>
      <w:r w:rsidR="00D00E7B" w:rsidRPr="006B7BA6">
        <w:rPr>
          <w:lang w:val="en-US"/>
        </w:rPr>
        <w:t xml:space="preserve"> is not </w:t>
      </w:r>
      <w:r w:rsidR="00F61365">
        <w:rPr>
          <w:lang w:val="en-US"/>
        </w:rPr>
        <w:t>the only</w:t>
      </w:r>
      <w:r w:rsidR="00D00E7B" w:rsidRPr="006B7BA6">
        <w:rPr>
          <w:lang w:val="en-US"/>
        </w:rPr>
        <w:t xml:space="preserve"> case</w:t>
      </w:r>
      <w:r w:rsidR="00F61365">
        <w:rPr>
          <w:lang w:val="en-US"/>
        </w:rPr>
        <w:t>.</w:t>
      </w:r>
      <w:r w:rsidR="00D00E7B" w:rsidRPr="006B7BA6">
        <w:rPr>
          <w:lang w:val="en-US"/>
        </w:rPr>
        <w:t xml:space="preserve"> </w:t>
      </w:r>
      <w:r w:rsidR="00F61365">
        <w:rPr>
          <w:lang w:val="en-US"/>
        </w:rPr>
        <w:t>M</w:t>
      </w:r>
      <w:r w:rsidR="00D00E7B" w:rsidRPr="006B7BA6">
        <w:rPr>
          <w:lang w:val="en-US"/>
        </w:rPr>
        <w:t xml:space="preserve">ore and more industries </w:t>
      </w:r>
      <w:r w:rsidR="00F61365">
        <w:rPr>
          <w:lang w:val="en-US"/>
        </w:rPr>
        <w:t xml:space="preserve">use </w:t>
      </w:r>
      <w:r w:rsidR="00D00E7B" w:rsidRPr="006B7BA6">
        <w:rPr>
          <w:lang w:val="en-US"/>
        </w:rPr>
        <w:t xml:space="preserve">data science to create business leverage and </w:t>
      </w:r>
      <w:r w:rsidR="00F61365">
        <w:rPr>
          <w:lang w:val="en-US"/>
        </w:rPr>
        <w:t xml:space="preserve">to </w:t>
      </w:r>
      <w:r w:rsidR="00D00E7B" w:rsidRPr="006B7BA6">
        <w:rPr>
          <w:lang w:val="en-US"/>
        </w:rPr>
        <w:t>outrun competition. </w:t>
      </w:r>
    </w:p>
    <w:p w14:paraId="143254FB" w14:textId="4117BDCC"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w:t>
      </w:r>
      <w:r w:rsidR="00F61365">
        <w:rPr>
          <w:lang w:val="en-US"/>
        </w:rPr>
        <w:t>“C</w:t>
      </w:r>
      <w:r w:rsidR="00D00E7B" w:rsidRPr="00780B43">
        <w:rPr>
          <w:lang w:val="en-US"/>
        </w:rPr>
        <w:t xml:space="preserve">an </w:t>
      </w:r>
      <w:r w:rsidR="00F61365">
        <w:rPr>
          <w:lang w:val="en-US"/>
        </w:rPr>
        <w:t>these</w:t>
      </w:r>
      <w:r w:rsidR="00F61365" w:rsidRPr="00780B43">
        <w:rPr>
          <w:lang w:val="en-US"/>
        </w:rPr>
        <w:t xml:space="preserve"> </w:t>
      </w:r>
      <w:r w:rsidR="00D00E7B" w:rsidRPr="00780B43">
        <w:rPr>
          <w:lang w:val="en-US"/>
        </w:rPr>
        <w:t>technologies</w:t>
      </w:r>
      <w:r w:rsidR="00F61365">
        <w:rPr>
          <w:lang w:val="en-US"/>
        </w:rPr>
        <w:t xml:space="preserve"> </w:t>
      </w:r>
      <w:r w:rsidR="00F61365" w:rsidRPr="00780B43">
        <w:rPr>
          <w:lang w:val="en-US"/>
        </w:rPr>
        <w:t>also</w:t>
      </w:r>
      <w:r w:rsidR="00D00E7B" w:rsidRPr="00780B43">
        <w:rPr>
          <w:lang w:val="en-US"/>
        </w:rPr>
        <w:t xml:space="preserve"> be used to help researchers?</w:t>
      </w:r>
      <w:r w:rsidR="005A59FB">
        <w:rPr>
          <w:lang w:val="en-US"/>
        </w:rPr>
        <w:t>”.</w:t>
      </w:r>
      <w:r w:rsidR="00D00E7B" w:rsidRPr="00780B43">
        <w:rPr>
          <w:lang w:val="en-US"/>
        </w:rPr>
        <w:t xml:space="preserve"> </w:t>
      </w:r>
      <w:r w:rsidR="00D00E7B" w:rsidRPr="006725A4">
        <w:rPr>
          <w:lang w:val="en-US"/>
        </w:rPr>
        <w:t>The development of new machine learning tools and models is a primarily academic field</w:t>
      </w:r>
      <w:r w:rsidR="005A59FB">
        <w:rPr>
          <w:lang w:val="en-US"/>
        </w:rPr>
        <w:t>,</w:t>
      </w:r>
      <w:r w:rsidR="00D00E7B" w:rsidRPr="006725A4">
        <w:rPr>
          <w:lang w:val="en-US"/>
        </w:rPr>
        <w:t xml:space="preserve"> </w:t>
      </w:r>
      <w:r w:rsidR="005A59FB">
        <w:rPr>
          <w:lang w:val="en-US"/>
        </w:rPr>
        <w:t>and up</w:t>
      </w:r>
      <w:r w:rsidR="0052492D">
        <w:rPr>
          <w:lang w:val="en-US"/>
        </w:rPr>
        <w:t xml:space="preserve"> un</w:t>
      </w:r>
      <w:r w:rsidR="005A59FB">
        <w:rPr>
          <w:lang w:val="en-US"/>
        </w:rPr>
        <w:t>til now</w:t>
      </w:r>
      <w:r w:rsidR="0052492D">
        <w:rPr>
          <w:lang w:val="en-US"/>
        </w:rPr>
        <w:t xml:space="preserve"> </w:t>
      </w:r>
      <w:r w:rsidR="00D00E7B" w:rsidRPr="006725A4">
        <w:rPr>
          <w:lang w:val="en-US"/>
        </w:rPr>
        <w:t xml:space="preserve">its findings </w:t>
      </w:r>
      <w:r w:rsidR="006725A4">
        <w:rPr>
          <w:lang w:val="en-US"/>
        </w:rPr>
        <w:t xml:space="preserve">were mostly </w:t>
      </w:r>
      <w:r w:rsidR="00D00E7B" w:rsidRPr="006725A4">
        <w:rPr>
          <w:lang w:val="en-US"/>
        </w:rPr>
        <w:t xml:space="preserve">applied in business. </w:t>
      </w:r>
      <w:r w:rsidR="005A59FB" w:rsidRPr="006B7BA6">
        <w:rPr>
          <w:lang w:val="en-US"/>
        </w:rPr>
        <w:t>Now</w:t>
      </w:r>
      <w:r w:rsidR="005A59FB">
        <w:rPr>
          <w:lang w:val="en-US"/>
        </w:rPr>
        <w:t>adays</w:t>
      </w:r>
      <w:r w:rsidR="00D00E7B" w:rsidRPr="006B7BA6">
        <w:rPr>
          <w:lang w:val="en-US"/>
        </w:rPr>
        <w:t xml:space="preserve">,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 or chemistry produce </w:t>
      </w:r>
      <w:r w:rsidR="005A59FB">
        <w:rPr>
          <w:lang w:val="en-US"/>
        </w:rPr>
        <w:t xml:space="preserve">huge </w:t>
      </w:r>
      <w:r w:rsidR="0052492D">
        <w:rPr>
          <w:lang w:val="en-US"/>
        </w:rPr>
        <w:t>amount</w:t>
      </w:r>
      <w:r w:rsidR="005A59FB" w:rsidRPr="006B7BA6">
        <w:rPr>
          <w:lang w:val="en-US"/>
        </w:rPr>
        <w:t xml:space="preserve"> </w:t>
      </w:r>
      <w:r w:rsidR="00D00E7B" w:rsidRPr="006B7BA6">
        <w:rPr>
          <w:lang w:val="en-US"/>
        </w:rPr>
        <w:t>of data</w:t>
      </w:r>
      <w:r w:rsidR="005A59FB">
        <w:rPr>
          <w:lang w:val="en-US"/>
        </w:rPr>
        <w:t>,</w:t>
      </w:r>
      <w:r w:rsidR="00D00E7B" w:rsidRPr="006B7BA6">
        <w:rPr>
          <w:lang w:val="en-US"/>
        </w:rPr>
        <w:t xml:space="preserve"> and automated algorithms </w:t>
      </w:r>
      <w:r w:rsidR="005A59FB">
        <w:rPr>
          <w:lang w:val="en-US"/>
        </w:rPr>
        <w:t xml:space="preserve">can be efficiently applied </w:t>
      </w:r>
      <w:proofErr w:type="gramStart"/>
      <w:r w:rsidR="005A59FB">
        <w:rPr>
          <w:lang w:val="en-US"/>
        </w:rPr>
        <w:t>for</w:t>
      </w:r>
      <w:r w:rsidR="00D00E7B" w:rsidRPr="006B7BA6">
        <w:rPr>
          <w:lang w:val="en-US"/>
        </w:rPr>
        <w:t xml:space="preserve">  find</w:t>
      </w:r>
      <w:r w:rsidR="005A59FB">
        <w:rPr>
          <w:lang w:val="en-US"/>
        </w:rPr>
        <w:t>ing</w:t>
      </w:r>
      <w:proofErr w:type="gramEnd"/>
      <w:r w:rsidR="00D00E7B" w:rsidRPr="006B7BA6">
        <w:rPr>
          <w:lang w:val="en-US"/>
        </w:rPr>
        <w:t xml:space="preserve">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w:t>
      </w:r>
      <w:r w:rsidR="008D47E8">
        <w:rPr>
          <w:lang w:val="en-US"/>
        </w:rPr>
        <w:t xml:space="preserve"> </w:t>
      </w:r>
      <w:r w:rsidR="00D00E7B" w:rsidRPr="006B7BA6">
        <w:rPr>
          <w:lang w:val="en-US"/>
        </w:rPr>
        <w:t>[2]</w:t>
      </w:r>
      <w:r w:rsidR="008D47E8">
        <w:rPr>
          <w:lang w:val="en-US"/>
        </w:rPr>
        <w:t>.</w:t>
      </w:r>
      <w:r w:rsidR="00D00E7B" w:rsidRPr="006B7BA6">
        <w:rPr>
          <w:lang w:val="en-US"/>
        </w:rPr>
        <w:t xml:space="preserve"> </w:t>
      </w:r>
      <w:r w:rsidR="00AE53AE" w:rsidRPr="006B7BA6">
        <w:rPr>
          <w:lang w:val="en-US"/>
        </w:rPr>
        <w:t>Organized</w:t>
      </w:r>
      <w:r w:rsidR="00D00E7B" w:rsidRPr="006B7BA6">
        <w:rPr>
          <w:lang w:val="en-US"/>
        </w:rPr>
        <w:t xml:space="preserve"> in 2014</w:t>
      </w:r>
      <w:ins w:id="44" w:author="Cerek, Piotr" w:date="2020-04-15T19:24:00Z">
        <w:r w:rsidR="005A59FB">
          <w:rPr>
            <w:lang w:val="en-US"/>
          </w:rPr>
          <w:t>,</w:t>
        </w:r>
      </w:ins>
      <w:r w:rsidR="00D00E7B" w:rsidRPr="006B7BA6">
        <w:rPr>
          <w:lang w:val="en-US"/>
        </w:rPr>
        <w:t xml:space="preserve"> The Higgs Machine Learning Challenge brought many AI enthusiasts </w:t>
      </w:r>
      <w:ins w:id="45" w:author="Cerek, Piotr" w:date="2020-04-15T19:25:00Z">
        <w:r w:rsidR="005A59FB">
          <w:rPr>
            <w:lang w:val="en-US"/>
          </w:rPr>
          <w:t xml:space="preserve">together </w:t>
        </w:r>
      </w:ins>
      <w:r w:rsidR="00D00E7B" w:rsidRPr="006B7BA6">
        <w:rPr>
          <w:lang w:val="en-US"/>
        </w:rPr>
        <w:t xml:space="preserve">to work on solving High Energy Physics problems and encouraged </w:t>
      </w:r>
      <w:del w:id="46" w:author="Cerek, Piotr" w:date="2020-04-15T19:26:00Z">
        <w:r w:rsidR="00D00E7B" w:rsidRPr="006B7BA6" w:rsidDel="003A103E">
          <w:rPr>
            <w:lang w:val="en-US"/>
          </w:rPr>
          <w:delText xml:space="preserve">the </w:delText>
        </w:r>
      </w:del>
      <w:r w:rsidR="00D00E7B" w:rsidRPr="006B7BA6">
        <w:rPr>
          <w:lang w:val="en-US"/>
        </w:rPr>
        <w:t>further application of ML in science [3]</w:t>
      </w:r>
      <w:r w:rsidR="008D47E8">
        <w:rPr>
          <w:lang w:val="en-US"/>
        </w:rPr>
        <w:t>.</w:t>
      </w:r>
      <w:r w:rsidR="00D00E7B" w:rsidRPr="006B7BA6">
        <w:rPr>
          <w:lang w:val="en-US"/>
        </w:rPr>
        <w:t xml:space="preserve"> This enthusiasm is generally growing as </w:t>
      </w:r>
      <w:ins w:id="47" w:author="Cerek, Piotr" w:date="2020-04-15T19:27:00Z">
        <w:r w:rsidR="003A103E" w:rsidRPr="006B7BA6">
          <w:rPr>
            <w:lang w:val="en-US"/>
          </w:rPr>
          <w:t xml:space="preserve">intelligent algorithms </w:t>
        </w:r>
      </w:ins>
      <w:r w:rsidR="00D00E7B" w:rsidRPr="006B7BA6">
        <w:rPr>
          <w:lang w:val="en-US"/>
        </w:rPr>
        <w:t xml:space="preserve">tools and technologies </w:t>
      </w:r>
      <w:del w:id="48" w:author="Cerek, Piotr" w:date="2020-04-15T19:27:00Z">
        <w:r w:rsidR="00D00E7B" w:rsidRPr="006B7BA6" w:rsidDel="003A103E">
          <w:rPr>
            <w:lang w:val="en-US"/>
          </w:rPr>
          <w:delText xml:space="preserve">connected to intelligent algorithms </w:delText>
        </w:r>
      </w:del>
      <w:del w:id="49" w:author="Cerek, Piotr" w:date="2020-04-15T19:28:00Z">
        <w:r w:rsidR="00D00E7B" w:rsidRPr="006B7BA6" w:rsidDel="003A103E">
          <w:rPr>
            <w:lang w:val="en-US"/>
          </w:rPr>
          <w:delText xml:space="preserve">are </w:delText>
        </w:r>
      </w:del>
      <w:ins w:id="50" w:author="Cerek, Piotr" w:date="2020-04-15T19:28:00Z">
        <w:r w:rsidR="003A103E">
          <w:rPr>
            <w:lang w:val="en-US"/>
          </w:rPr>
          <w:t xml:space="preserve">getting </w:t>
        </w:r>
      </w:ins>
      <w:r w:rsidR="00D00E7B" w:rsidRPr="006B7BA6">
        <w:rPr>
          <w:lang w:val="en-US"/>
        </w:rPr>
        <w:t xml:space="preserve">more available and easier to use. </w:t>
      </w:r>
      <w:ins w:id="51" w:author="Cerek, Piotr" w:date="2020-04-15T19:29:00Z">
        <w:r w:rsidR="003A103E">
          <w:rPr>
            <w:lang w:val="en-US"/>
          </w:rPr>
          <w:t xml:space="preserve">Thanks to easy use and universality of </w:t>
        </w:r>
      </w:ins>
      <w:ins w:id="52" w:author="Cerek, Piotr" w:date="2020-04-15T21:30:00Z">
        <w:r w:rsidR="00B760B2">
          <w:rPr>
            <w:lang w:val="en-US"/>
          </w:rPr>
          <w:t xml:space="preserve">the </w:t>
        </w:r>
      </w:ins>
      <w:ins w:id="53" w:author="Cerek, Piotr" w:date="2020-04-15T19:29:00Z">
        <w:r w:rsidR="003A103E">
          <w:rPr>
            <w:lang w:val="en-US"/>
          </w:rPr>
          <w:t>applicat</w:t>
        </w:r>
      </w:ins>
      <w:ins w:id="54" w:author="Cerek, Piotr" w:date="2020-04-15T19:30:00Z">
        <w:r w:rsidR="003A103E">
          <w:rPr>
            <w:lang w:val="en-US"/>
          </w:rPr>
          <w:t>ion, the t</w:t>
        </w:r>
      </w:ins>
      <w:del w:id="55" w:author="Cerek, Piotr" w:date="2020-04-15T19:30:00Z">
        <w:r w:rsidR="00D00E7B" w:rsidRPr="006B7BA6" w:rsidDel="003A103E">
          <w:rPr>
            <w:lang w:val="en-US"/>
          </w:rPr>
          <w:delText>T</w:delText>
        </w:r>
      </w:del>
      <w:r w:rsidR="00D00E7B" w:rsidRPr="006B7BA6">
        <w:rPr>
          <w:lang w:val="en-US"/>
        </w:rPr>
        <w:t xml:space="preserve">oolkits and libraries like Scikit-learn for Python are getting a vast number of users across many specializations, </w:t>
      </w:r>
      <w:del w:id="56" w:author="Cerek, Piotr" w:date="2020-04-15T19:30:00Z">
        <w:r w:rsidR="00D00E7B" w:rsidRPr="006B7BA6" w:rsidDel="003A103E">
          <w:rPr>
            <w:lang w:val="en-US"/>
          </w:rPr>
          <w:delText xml:space="preserve">thanks to the ease of use and universality of application </w:delText>
        </w:r>
      </w:del>
      <w:r w:rsidR="00D00E7B" w:rsidRPr="00780B43">
        <w:rPr>
          <w:lang w:val="en-US"/>
        </w:rPr>
        <w:t>[4]</w:t>
      </w:r>
      <w:r w:rsidR="008D47E8">
        <w:rPr>
          <w:lang w:val="en-US"/>
        </w:rPr>
        <w:t>.</w:t>
      </w:r>
    </w:p>
    <w:p w14:paraId="497423A8" w14:textId="44305AFC" w:rsidR="00D00E7B" w:rsidRPr="006B7BA6" w:rsidRDefault="00780B43" w:rsidP="00780B43">
      <w:pPr>
        <w:pStyle w:val="NoSpacing"/>
        <w:rPr>
          <w:lang w:val="en-US"/>
        </w:rPr>
      </w:pPr>
      <w:r>
        <w:rPr>
          <w:lang w:val="en-US"/>
        </w:rPr>
        <w:tab/>
      </w:r>
      <w:r w:rsidR="00D00E7B" w:rsidRPr="00780B43">
        <w:rPr>
          <w:lang w:val="en-US"/>
        </w:rPr>
        <w:t xml:space="preserve">There </w:t>
      </w:r>
      <w:del w:id="57" w:author="Cerek, Piotr" w:date="2020-04-15T19:30:00Z">
        <w:r w:rsidR="00D00E7B" w:rsidRPr="00780B43" w:rsidDel="003A103E">
          <w:rPr>
            <w:lang w:val="en-US"/>
          </w:rPr>
          <w:delText>exist</w:delText>
        </w:r>
      </w:del>
      <w:ins w:id="58" w:author="Cerek, Piotr" w:date="2020-04-15T19:30:00Z">
        <w:r w:rsidR="003A103E">
          <w:rPr>
            <w:lang w:val="en-US"/>
          </w:rPr>
          <w:t>are</w:t>
        </w:r>
      </w:ins>
      <w:r w:rsidR="00D00E7B" w:rsidRPr="00780B43">
        <w:rPr>
          <w:lang w:val="en-US"/>
        </w:rPr>
        <w:t xml:space="preserve">, however, problems and limitations in use of machine learning that should be mentioned. </w:t>
      </w:r>
      <w:r w:rsidR="00D00E7B" w:rsidRPr="006B7BA6">
        <w:rPr>
          <w:lang w:val="en-US"/>
        </w:rPr>
        <w:t>Nowadays</w:t>
      </w:r>
      <w:ins w:id="59" w:author="Cerek, Piotr" w:date="2020-04-15T19:31:00Z">
        <w:r w:rsidR="003A103E">
          <w:rPr>
            <w:lang w:val="en-US"/>
          </w:rPr>
          <w:t>,</w:t>
        </w:r>
      </w:ins>
      <w:r w:rsidR="00D00E7B" w:rsidRPr="006B7BA6">
        <w:rPr>
          <w:lang w:val="en-US"/>
        </w:rPr>
        <w:t xml:space="preserve"> many scientists discuss the so-called ‘reproducibility crisis’, a growing problem in metascience</w:t>
      </w:r>
      <w:ins w:id="60" w:author="Cerek, Piotr" w:date="2020-04-15T19:31:00Z">
        <w:r w:rsidR="003A103E">
          <w:rPr>
            <w:lang w:val="en-US"/>
          </w:rPr>
          <w:t>,</w:t>
        </w:r>
      </w:ins>
      <w:r w:rsidR="00D00E7B" w:rsidRPr="006B7BA6">
        <w:rPr>
          <w:lang w:val="en-US"/>
        </w:rPr>
        <w:t xml:space="preserve"> which is the inability to replicate or reproduce scientific studies [5]</w:t>
      </w:r>
      <w:r w:rsidR="008D47E8">
        <w:rPr>
          <w:lang w:val="en-US"/>
        </w:rPr>
        <w:t>.</w:t>
      </w:r>
      <w:r w:rsidR="00D00E7B" w:rsidRPr="006B7BA6">
        <w:rPr>
          <w:lang w:val="en-US"/>
        </w:rPr>
        <w:t xml:space="preserve"> </w:t>
      </w:r>
      <w:del w:id="61" w:author="Cerek, Piotr" w:date="2020-04-15T19:31:00Z">
        <w:r w:rsidR="00D00E7B" w:rsidRPr="006B7BA6" w:rsidDel="003A103E">
          <w:rPr>
            <w:lang w:val="en-US"/>
          </w:rPr>
          <w:delText xml:space="preserve">Because </w:delText>
        </w:r>
      </w:del>
      <w:ins w:id="62" w:author="Cerek, Piotr" w:date="2020-04-15T19:31:00Z">
        <w:r w:rsidR="003A103E">
          <w:rPr>
            <w:lang w:val="en-US"/>
          </w:rPr>
          <w:t>Since</w:t>
        </w:r>
        <w:r w:rsidR="003A103E" w:rsidRPr="006B7BA6">
          <w:rPr>
            <w:lang w:val="en-US"/>
          </w:rPr>
          <w:t xml:space="preserve"> </w:t>
        </w:r>
      </w:ins>
      <w:r w:rsidR="00D00E7B" w:rsidRPr="006B7BA6">
        <w:rPr>
          <w:lang w:val="en-US"/>
        </w:rPr>
        <w:t xml:space="preserve">ML algorithms </w:t>
      </w:r>
      <w:del w:id="63" w:author="Cerek, Piotr" w:date="2020-04-15T19:32:00Z">
        <w:r w:rsidR="00D00E7B" w:rsidRPr="006B7BA6" w:rsidDel="003A103E">
          <w:rPr>
            <w:lang w:val="en-US"/>
          </w:rPr>
          <w:delText xml:space="preserve">are </w:delText>
        </w:r>
      </w:del>
      <w:ins w:id="64" w:author="Cerek, Piotr" w:date="2020-04-15T19:32:00Z">
        <w:r w:rsidR="003A103E">
          <w:rPr>
            <w:lang w:val="en-US"/>
          </w:rPr>
          <w:t xml:space="preserve">have been </w:t>
        </w:r>
      </w:ins>
      <w:r w:rsidR="00D00E7B" w:rsidRPr="006B7BA6">
        <w:rPr>
          <w:lang w:val="en-US"/>
        </w:rPr>
        <w:t>designed to find patterns in given data, even when there are none</w:t>
      </w:r>
      <w:r w:rsidR="008D47E8">
        <w:rPr>
          <w:lang w:val="en-US"/>
        </w:rPr>
        <w:t>, t</w:t>
      </w:r>
      <w:r w:rsidR="00D00E7B" w:rsidRPr="006B7BA6">
        <w:rPr>
          <w:lang w:val="en-US"/>
        </w:rPr>
        <w:t xml:space="preserve">hey can </w:t>
      </w:r>
      <w:commentRangeStart w:id="65"/>
      <w:r w:rsidR="00D00E7B" w:rsidRPr="006B7BA6">
        <w:rPr>
          <w:lang w:val="en-US"/>
        </w:rPr>
        <w:t>fixate</w:t>
      </w:r>
      <w:commentRangeEnd w:id="65"/>
      <w:r w:rsidR="003A103E">
        <w:rPr>
          <w:rStyle w:val="CommentReference"/>
        </w:rPr>
        <w:commentReference w:id="65"/>
      </w:r>
      <w:r w:rsidR="00D00E7B" w:rsidRPr="006B7BA6">
        <w:rPr>
          <w:lang w:val="en-US"/>
        </w:rPr>
        <w:t xml:space="preserve"> on noise</w:t>
      </w:r>
      <w:ins w:id="66" w:author="Cerek, Piotr" w:date="2020-04-15T19:34:00Z">
        <w:r w:rsidR="003A103E">
          <w:rPr>
            <w:lang w:val="en-US"/>
          </w:rPr>
          <w:t>,</w:t>
        </w:r>
      </w:ins>
      <w:r w:rsidR="00D00E7B" w:rsidRPr="006B7BA6">
        <w:rPr>
          <w:lang w:val="en-US"/>
        </w:rPr>
        <w:t xml:space="preserve"> </w:t>
      </w:r>
      <w:del w:id="67" w:author="Cerek, Piotr" w:date="2020-04-15T19:34:00Z">
        <w:r w:rsidR="00D00E7B" w:rsidRPr="006B7BA6" w:rsidDel="003A103E">
          <w:rPr>
            <w:lang w:val="en-US"/>
          </w:rPr>
          <w:delText xml:space="preserve">and </w:delText>
        </w:r>
      </w:del>
      <w:ins w:id="68" w:author="Cerek, Piotr" w:date="2020-04-15T19:34:00Z">
        <w:r w:rsidR="003A103E">
          <w:rPr>
            <w:lang w:val="en-US"/>
          </w:rPr>
          <w:t>but</w:t>
        </w:r>
        <w:r w:rsidR="003A103E" w:rsidRPr="006B7BA6">
          <w:rPr>
            <w:lang w:val="en-US"/>
          </w:rPr>
          <w:t xml:space="preserve"> </w:t>
        </w:r>
      </w:ins>
      <w:r w:rsidR="00D00E7B" w:rsidRPr="006B7BA6">
        <w:rPr>
          <w:lang w:val="en-US"/>
        </w:rPr>
        <w:t xml:space="preserve">cannot asses their own uncertainty. As most of AI models work as black boxes, they take certain inputs and produce outputs, </w:t>
      </w:r>
      <w:ins w:id="69" w:author="Cerek, Piotr" w:date="2020-04-15T19:36:00Z">
        <w:r w:rsidR="003A103E">
          <w:rPr>
            <w:lang w:val="en-US"/>
          </w:rPr>
          <w:t xml:space="preserve">and </w:t>
        </w:r>
      </w:ins>
      <w:del w:id="70" w:author="Cerek, Piotr" w:date="2020-04-15T19:36:00Z">
        <w:r w:rsidR="00D00E7B" w:rsidRPr="006B7BA6" w:rsidDel="003A103E">
          <w:rPr>
            <w:lang w:val="en-US"/>
          </w:rPr>
          <w:delText xml:space="preserve">without </w:delText>
        </w:r>
      </w:del>
      <w:ins w:id="71" w:author="Cerek, Piotr" w:date="2020-04-15T19:36:00Z">
        <w:r w:rsidR="003A103E">
          <w:rPr>
            <w:lang w:val="en-US"/>
          </w:rPr>
          <w:t>no</w:t>
        </w:r>
        <w:r w:rsidR="003A103E" w:rsidRPr="006B7BA6">
          <w:rPr>
            <w:lang w:val="en-US"/>
          </w:rPr>
          <w:t xml:space="preserve"> </w:t>
        </w:r>
      </w:ins>
      <w:del w:id="72" w:author="Cerek, Piotr" w:date="2020-04-15T19:36:00Z">
        <w:r w:rsidR="00D00E7B" w:rsidRPr="006B7BA6" w:rsidDel="003A103E">
          <w:rPr>
            <w:lang w:val="en-US"/>
          </w:rPr>
          <w:delText xml:space="preserve">explaining </w:delText>
        </w:r>
      </w:del>
      <w:ins w:id="73" w:author="Cerek, Piotr" w:date="2020-04-15T19:36:00Z">
        <w:r w:rsidR="003A103E">
          <w:rPr>
            <w:lang w:val="en-US"/>
          </w:rPr>
          <w:t>explanation on</w:t>
        </w:r>
        <w:r w:rsidR="003A103E" w:rsidRPr="006B7BA6">
          <w:rPr>
            <w:lang w:val="en-US"/>
          </w:rPr>
          <w:t xml:space="preserve"> </w:t>
        </w:r>
      </w:ins>
      <w:r w:rsidR="00D00E7B" w:rsidRPr="006B7BA6">
        <w:rPr>
          <w:lang w:val="en-US"/>
        </w:rPr>
        <w:t>their decisions</w:t>
      </w:r>
      <w:ins w:id="74" w:author="Cerek, Piotr" w:date="2020-04-15T19:37:00Z">
        <w:r w:rsidR="003A103E">
          <w:rPr>
            <w:lang w:val="en-US"/>
          </w:rPr>
          <w:t xml:space="preserve"> is given</w:t>
        </w:r>
      </w:ins>
      <w:r w:rsidR="00D00E7B" w:rsidRPr="006B7BA6">
        <w:rPr>
          <w:lang w:val="en-US"/>
        </w:rPr>
        <w:t>. This can be not only deceptive</w:t>
      </w:r>
      <w:ins w:id="75" w:author="Cerek, Piotr" w:date="2020-04-15T19:37:00Z">
        <w:r w:rsidR="003A103E">
          <w:rPr>
            <w:lang w:val="en-US"/>
          </w:rPr>
          <w:t>,</w:t>
        </w:r>
      </w:ins>
      <w:r w:rsidR="00D00E7B" w:rsidRPr="006B7BA6">
        <w:rPr>
          <w:lang w:val="en-US"/>
        </w:rPr>
        <w:t xml:space="preserve"> but sometimes even counterproductive</w:t>
      </w:r>
      <w:ins w:id="76" w:author="Cerek, Piotr" w:date="2020-04-15T19:37:00Z">
        <w:r w:rsidR="003A103E">
          <w:rPr>
            <w:lang w:val="en-US"/>
          </w:rPr>
          <w:t>, especially</w:t>
        </w:r>
      </w:ins>
      <w:r w:rsidR="00D00E7B" w:rsidRPr="006B7BA6">
        <w:rPr>
          <w:lang w:val="en-US"/>
        </w:rPr>
        <w:t xml:space="preserve"> when the ultimate goal </w:t>
      </w:r>
      <w:del w:id="77" w:author="Cerek, Piotr" w:date="2020-04-15T19:38:00Z">
        <w:r w:rsidR="00D00E7B" w:rsidRPr="006B7BA6" w:rsidDel="003A103E">
          <w:rPr>
            <w:lang w:val="en-US"/>
          </w:rPr>
          <w:delText xml:space="preserve">is </w:delText>
        </w:r>
      </w:del>
      <w:ins w:id="78" w:author="Cerek, Piotr" w:date="2020-04-15T19:38:00Z">
        <w:r w:rsidR="003A103E">
          <w:rPr>
            <w:lang w:val="en-US"/>
          </w:rPr>
          <w:t>stays with</w:t>
        </w:r>
        <w:r w:rsidR="003A103E" w:rsidRPr="006B7BA6">
          <w:rPr>
            <w:lang w:val="en-US"/>
          </w:rPr>
          <w:t xml:space="preserve"> </w:t>
        </w:r>
      </w:ins>
      <w:r w:rsidR="00D00E7B" w:rsidRPr="006B7BA6">
        <w:rPr>
          <w:lang w:val="en-US"/>
        </w:rPr>
        <w:t xml:space="preserve">understanding </w:t>
      </w:r>
      <w:ins w:id="79" w:author="Cerek, Piotr" w:date="2020-04-15T19:38:00Z">
        <w:r w:rsidR="003A103E">
          <w:rPr>
            <w:lang w:val="en-US"/>
          </w:rPr>
          <w:t>o</w:t>
        </w:r>
      </w:ins>
      <w:ins w:id="80" w:author="Cerek, Piotr" w:date="2020-04-15T19:39:00Z">
        <w:r w:rsidR="003A103E">
          <w:rPr>
            <w:lang w:val="en-US"/>
          </w:rPr>
          <w:t xml:space="preserve">f </w:t>
        </w:r>
      </w:ins>
      <w:r w:rsidR="00D00E7B" w:rsidRPr="006B7BA6">
        <w:rPr>
          <w:lang w:val="en-US"/>
        </w:rPr>
        <w:t xml:space="preserve">the </w:t>
      </w:r>
      <w:del w:id="81" w:author="Cerek, Piotr" w:date="2020-04-15T19:39:00Z">
        <w:r w:rsidR="00D00E7B" w:rsidRPr="006B7BA6" w:rsidDel="003A103E">
          <w:rPr>
            <w:lang w:val="en-US"/>
          </w:rPr>
          <w:delText xml:space="preserve">underlying </w:delText>
        </w:r>
      </w:del>
      <w:ins w:id="82" w:author="Cerek, Piotr" w:date="2020-04-15T19:39:00Z">
        <w:r w:rsidR="003A103E">
          <w:rPr>
            <w:lang w:val="en-US"/>
          </w:rPr>
          <w:t>background</w:t>
        </w:r>
        <w:r w:rsidR="003A103E" w:rsidRPr="006B7BA6">
          <w:rPr>
            <w:lang w:val="en-US"/>
          </w:rPr>
          <w:t xml:space="preserve"> </w:t>
        </w:r>
      </w:ins>
      <w:r w:rsidR="00D00E7B" w:rsidRPr="006B7BA6">
        <w:rPr>
          <w:lang w:val="en-US"/>
        </w:rPr>
        <w:t xml:space="preserve">process. Lack of </w:t>
      </w:r>
      <w:r w:rsidR="008D47E8">
        <w:rPr>
          <w:lang w:val="en-US"/>
        </w:rPr>
        <w:t xml:space="preserve">the </w:t>
      </w:r>
      <w:r w:rsidR="00D00E7B" w:rsidRPr="006B7BA6">
        <w:rPr>
          <w:lang w:val="en-US"/>
        </w:rPr>
        <w:t xml:space="preserve">decision argumentation </w:t>
      </w:r>
      <w:r w:rsidR="00D00E7B" w:rsidRPr="006B7BA6">
        <w:rPr>
          <w:lang w:val="en-US"/>
        </w:rPr>
        <w:lastRenderedPageBreak/>
        <w:t xml:space="preserve">reduces trust in ML methods and can even make </w:t>
      </w:r>
      <w:r w:rsidR="008D47E8">
        <w:rPr>
          <w:lang w:val="en-US"/>
        </w:rPr>
        <w:t>them</w:t>
      </w:r>
      <w:r w:rsidR="00D00E7B" w:rsidRPr="006B7BA6">
        <w:rPr>
          <w:lang w:val="en-US"/>
        </w:rPr>
        <w:t xml:space="preserve"> unusable in </w:t>
      </w:r>
      <w:ins w:id="83" w:author="Cerek, Piotr" w:date="2020-04-15T19:39:00Z">
        <w:r w:rsidR="003A103E">
          <w:rPr>
            <w:lang w:val="en-US"/>
          </w:rPr>
          <w:t xml:space="preserve">the </w:t>
        </w:r>
      </w:ins>
      <w:r w:rsidR="00D00E7B" w:rsidRPr="006B7BA6">
        <w:rPr>
          <w:lang w:val="en-US"/>
        </w:rPr>
        <w:t>field</w:t>
      </w:r>
      <w:del w:id="84" w:author="Cerek, Piotr" w:date="2020-04-15T19:40:00Z">
        <w:r w:rsidR="00D00E7B" w:rsidRPr="006B7BA6" w:rsidDel="003A103E">
          <w:rPr>
            <w:lang w:val="en-US"/>
          </w:rPr>
          <w:delText>s</w:delText>
        </w:r>
      </w:del>
      <w:r w:rsidR="00D00E7B" w:rsidRPr="006B7BA6">
        <w:rPr>
          <w:lang w:val="en-US"/>
        </w:rPr>
        <w:t xml:space="preserve"> like medicine, where the confidence in decisions is crucial. </w:t>
      </w:r>
    </w:p>
    <w:p w14:paraId="2C53C582" w14:textId="69AD46CB" w:rsidR="00AE53AE" w:rsidRPr="006B7BA6" w:rsidRDefault="00780B43" w:rsidP="00780B43">
      <w:pPr>
        <w:pStyle w:val="NoSpacing"/>
        <w:rPr>
          <w:lang w:val="en-US"/>
        </w:rPr>
      </w:pPr>
      <w:r w:rsidRPr="006B7BA6">
        <w:rPr>
          <w:lang w:val="en-US"/>
        </w:rPr>
        <w:tab/>
      </w:r>
      <w:del w:id="85" w:author="Cerek, Piotr" w:date="2020-04-15T19:41:00Z">
        <w:r w:rsidR="00AE53AE" w:rsidRPr="006B7BA6" w:rsidDel="001E1317">
          <w:rPr>
            <w:lang w:val="en-US"/>
          </w:rPr>
          <w:delText xml:space="preserve">Those </w:delText>
        </w:r>
      </w:del>
      <w:ins w:id="86" w:author="Cerek, Piotr" w:date="2020-04-15T19:41:00Z">
        <w:r w:rsidR="001E1317">
          <w:rPr>
            <w:lang w:val="en-US"/>
          </w:rPr>
          <w:t>These</w:t>
        </w:r>
        <w:r w:rsidR="001E1317" w:rsidRPr="006B7BA6">
          <w:rPr>
            <w:lang w:val="en-US"/>
          </w:rPr>
          <w:t xml:space="preserve"> </w:t>
        </w:r>
      </w:ins>
      <w:r w:rsidR="00AE53AE" w:rsidRPr="006B7BA6">
        <w:rPr>
          <w:lang w:val="en-US"/>
        </w:rPr>
        <w:t xml:space="preserve">issues challenge machine learning and deep learning techniques used </w:t>
      </w:r>
      <w:r w:rsidR="008D47E8">
        <w:rPr>
          <w:lang w:val="en-US"/>
        </w:rPr>
        <w:t xml:space="preserve">also </w:t>
      </w:r>
      <w:r w:rsidR="00AE53AE" w:rsidRPr="006B7BA6">
        <w:rPr>
          <w:lang w:val="en-US"/>
        </w:rPr>
        <w:t xml:space="preserve">for scientific research. </w:t>
      </w:r>
      <w:r w:rsidR="00E71590">
        <w:rPr>
          <w:lang w:val="en-US"/>
        </w:rPr>
        <w:t>G</w:t>
      </w:r>
      <w:r w:rsidR="00AE53AE" w:rsidRPr="006B7BA6">
        <w:rPr>
          <w:lang w:val="en-US"/>
        </w:rPr>
        <w:t>rowing movement of ‘explainable artificial intelligence’</w:t>
      </w:r>
      <w:r w:rsidR="003731BC">
        <w:rPr>
          <w:lang w:val="en-US"/>
        </w:rPr>
        <w:t xml:space="preserve"> propose</w:t>
      </w:r>
      <w:ins w:id="87" w:author="Cerek, Piotr" w:date="2020-04-15T19:42:00Z">
        <w:r w:rsidR="001E1317">
          <w:rPr>
            <w:lang w:val="en-US"/>
          </w:rPr>
          <w:t>s</w:t>
        </w:r>
      </w:ins>
      <w:r w:rsidR="003731BC">
        <w:rPr>
          <w:lang w:val="en-US"/>
        </w:rPr>
        <w:t xml:space="preserve"> n</w:t>
      </w:r>
      <w:r w:rsidR="00AE53AE" w:rsidRPr="006B7BA6">
        <w:rPr>
          <w:lang w:val="en-US"/>
        </w:rPr>
        <w:t xml:space="preserve">ew algorithms, </w:t>
      </w:r>
      <w:del w:id="88" w:author="Cerek, Piotr" w:date="2020-04-15T19:43:00Z">
        <w:r w:rsidR="00AE53AE" w:rsidRPr="006B7BA6" w:rsidDel="001E1317">
          <w:rPr>
            <w:lang w:val="en-US"/>
          </w:rPr>
          <w:delText xml:space="preserve">that </w:delText>
        </w:r>
      </w:del>
      <w:ins w:id="89" w:author="Cerek, Piotr" w:date="2020-04-15T19:43:00Z">
        <w:r w:rsidR="001E1317">
          <w:rPr>
            <w:lang w:val="en-US"/>
          </w:rPr>
          <w:t xml:space="preserve">which </w:t>
        </w:r>
      </w:ins>
      <w:r w:rsidR="00AE53AE" w:rsidRPr="006B7BA6">
        <w:rPr>
          <w:lang w:val="en-US"/>
        </w:rPr>
        <w:t xml:space="preserve">not only make a decision, but also </w:t>
      </w:r>
      <w:del w:id="90" w:author="Cerek, Piotr" w:date="2020-04-15T19:42:00Z">
        <w:r w:rsidR="00AE53AE" w:rsidRPr="006B7BA6" w:rsidDel="001E1317">
          <w:rPr>
            <w:lang w:val="en-US"/>
          </w:rPr>
          <w:delText>try to argument it</w:delText>
        </w:r>
      </w:del>
      <w:ins w:id="91" w:author="Cerek, Piotr" w:date="2020-04-15T19:42:00Z">
        <w:r w:rsidR="001E1317">
          <w:rPr>
            <w:lang w:val="en-US"/>
          </w:rPr>
          <w:t xml:space="preserve">provide </w:t>
        </w:r>
      </w:ins>
      <w:ins w:id="92" w:author="Cerek, Piotr" w:date="2020-04-15T19:43:00Z">
        <w:r w:rsidR="001E1317">
          <w:rPr>
            <w:lang w:val="en-US"/>
          </w:rPr>
          <w:t>argumentation</w:t>
        </w:r>
      </w:ins>
      <w:r w:rsidR="00AE53AE" w:rsidRPr="006B7BA6">
        <w:rPr>
          <w:lang w:val="en-US"/>
        </w:rPr>
        <w:t xml:space="preserve">. Tools for explaining choices of existing black-box models are also </w:t>
      </w:r>
      <w:del w:id="93" w:author="Cerek, Piotr" w:date="2020-04-15T19:44:00Z">
        <w:r w:rsidR="00AE53AE" w:rsidRPr="006B7BA6" w:rsidDel="001E1317">
          <w:rPr>
            <w:lang w:val="en-US"/>
          </w:rPr>
          <w:delText xml:space="preserve">researched </w:delText>
        </w:r>
      </w:del>
      <w:ins w:id="94" w:author="Cerek, Piotr" w:date="2020-04-15T19:44:00Z">
        <w:r w:rsidR="001E1317">
          <w:rPr>
            <w:lang w:val="en-US"/>
          </w:rPr>
          <w:t xml:space="preserve">investigated </w:t>
        </w:r>
      </w:ins>
      <w:r w:rsidR="00AE53AE" w:rsidRPr="006B7BA6">
        <w:rPr>
          <w:lang w:val="en-US"/>
        </w:rPr>
        <w:t>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r w:rsidR="008D47E8">
        <w:rPr>
          <w:lang w:val="en-US"/>
        </w:rPr>
        <w:t>.</w:t>
      </w:r>
    </w:p>
    <w:p w14:paraId="5B090F6D" w14:textId="2FF82052" w:rsidR="001E1317" w:rsidRDefault="00780B43" w:rsidP="00780B43">
      <w:pPr>
        <w:pStyle w:val="NoSpacing"/>
        <w:rPr>
          <w:ins w:id="95" w:author="Cerek, Piotr" w:date="2020-04-15T19:46:00Z"/>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w:t>
      </w:r>
      <w:del w:id="96" w:author="Cerek, Piotr" w:date="2020-04-15T19:44:00Z">
        <w:r w:rsidR="00AE53AE" w:rsidRPr="006B7BA6" w:rsidDel="001E1317">
          <w:rPr>
            <w:lang w:val="en-US"/>
          </w:rPr>
          <w:delText xml:space="preserve">to </w:delText>
        </w:r>
      </w:del>
      <w:ins w:id="97" w:author="Cerek, Piotr" w:date="2020-04-15T19:44:00Z">
        <w:r w:rsidR="001E1317">
          <w:rPr>
            <w:lang w:val="en-US"/>
          </w:rPr>
          <w:t>for</w:t>
        </w:r>
        <w:r w:rsidR="001E1317" w:rsidRPr="006B7BA6">
          <w:rPr>
            <w:lang w:val="en-US"/>
          </w:rPr>
          <w:t xml:space="preserve"> </w:t>
        </w:r>
      </w:ins>
      <w:r w:rsidR="00AE53AE" w:rsidRPr="006B7BA6">
        <w:rPr>
          <w:lang w:val="en-US"/>
        </w:rPr>
        <w:t>quality control task in CERN’s ALICE experiment while addressing the aforementioned issues. The scope of the project includes</w:t>
      </w:r>
      <w:ins w:id="98" w:author="Cerek, Piotr" w:date="2020-04-15T19:46:00Z">
        <w:r w:rsidR="001E1317">
          <w:rPr>
            <w:lang w:val="en-US"/>
          </w:rPr>
          <w:t>:</w:t>
        </w:r>
      </w:ins>
      <w:del w:id="99" w:author="Cerek, Piotr" w:date="2020-04-15T19:46:00Z">
        <w:r w:rsidR="00AE53AE" w:rsidRPr="006B7BA6" w:rsidDel="001E1317">
          <w:rPr>
            <w:lang w:val="en-US"/>
          </w:rPr>
          <w:delText xml:space="preserve"> </w:delText>
        </w:r>
      </w:del>
    </w:p>
    <w:p w14:paraId="126C2276" w14:textId="17A68044" w:rsidR="001E1317" w:rsidRDefault="00AE53AE">
      <w:pPr>
        <w:pStyle w:val="NoSpacing"/>
        <w:numPr>
          <w:ilvl w:val="0"/>
          <w:numId w:val="24"/>
        </w:numPr>
        <w:rPr>
          <w:ins w:id="100" w:author="Cerek, Piotr" w:date="2020-04-15T19:47:00Z"/>
          <w:lang w:val="en-US"/>
        </w:rPr>
        <w:pPrChange w:id="101" w:author="Cerek, Piotr" w:date="2020-04-15T19:46:00Z">
          <w:pPr>
            <w:pStyle w:val="NoSpacing"/>
          </w:pPr>
        </w:pPrChange>
      </w:pPr>
      <w:del w:id="102" w:author="Cerek, Piotr" w:date="2020-04-15T19:47:00Z">
        <w:r w:rsidRPr="006B7BA6" w:rsidDel="001E1317">
          <w:rPr>
            <w:lang w:val="en-US"/>
          </w:rPr>
          <w:delText xml:space="preserve">the </w:delText>
        </w:r>
      </w:del>
      <w:r w:rsidRPr="006B7BA6">
        <w:rPr>
          <w:lang w:val="en-US"/>
        </w:rPr>
        <w:t xml:space="preserve">analysis of </w:t>
      </w:r>
      <w:del w:id="103" w:author="Cerek, Piotr" w:date="2020-04-15T19:46:00Z">
        <w:r w:rsidRPr="006B7BA6" w:rsidDel="001E1317">
          <w:rPr>
            <w:lang w:val="en-US"/>
          </w:rPr>
          <w:delText xml:space="preserve">example </w:delText>
        </w:r>
      </w:del>
      <w:ins w:id="104" w:author="Cerek, Piotr" w:date="2020-04-15T19:46:00Z">
        <w:r w:rsidR="001E1317">
          <w:rPr>
            <w:lang w:val="en-US"/>
          </w:rPr>
          <w:t>sam</w:t>
        </w:r>
      </w:ins>
      <w:ins w:id="105" w:author="Cerek, Piotr" w:date="2020-04-15T19:47:00Z">
        <w:r w:rsidR="001E1317">
          <w:rPr>
            <w:lang w:val="en-US"/>
          </w:rPr>
          <w:t>ple</w:t>
        </w:r>
      </w:ins>
      <w:ins w:id="106" w:author="Cerek, Piotr" w:date="2020-04-15T19:46:00Z">
        <w:r w:rsidR="001E1317" w:rsidRPr="006B7BA6">
          <w:rPr>
            <w:lang w:val="en-US"/>
          </w:rPr>
          <w:t xml:space="preserve"> </w:t>
        </w:r>
      </w:ins>
      <w:r w:rsidRPr="006B7BA6">
        <w:rPr>
          <w:lang w:val="en-US"/>
        </w:rPr>
        <w:t xml:space="preserve">dataset from ALICE detector, </w:t>
      </w:r>
    </w:p>
    <w:p w14:paraId="2C1B75A5" w14:textId="77777777" w:rsidR="001E1317" w:rsidRDefault="00AE53AE">
      <w:pPr>
        <w:pStyle w:val="NoSpacing"/>
        <w:numPr>
          <w:ilvl w:val="0"/>
          <w:numId w:val="24"/>
        </w:numPr>
        <w:rPr>
          <w:ins w:id="107" w:author="Cerek, Piotr" w:date="2020-04-15T19:47:00Z"/>
          <w:lang w:val="en-US"/>
        </w:rPr>
        <w:pPrChange w:id="108" w:author="Cerek, Piotr" w:date="2020-04-15T19:46:00Z">
          <w:pPr>
            <w:pStyle w:val="NoSpacing"/>
          </w:pPr>
        </w:pPrChange>
      </w:pPr>
      <w:r w:rsidRPr="006B7BA6">
        <w:rPr>
          <w:lang w:val="en-US"/>
        </w:rPr>
        <w:t xml:space="preserve">data mining, </w:t>
      </w:r>
    </w:p>
    <w:p w14:paraId="3711B6F5" w14:textId="77777777" w:rsidR="001E1317" w:rsidRDefault="00AE53AE">
      <w:pPr>
        <w:pStyle w:val="NoSpacing"/>
        <w:numPr>
          <w:ilvl w:val="0"/>
          <w:numId w:val="24"/>
        </w:numPr>
        <w:rPr>
          <w:ins w:id="109" w:author="Cerek, Piotr" w:date="2020-04-15T19:47:00Z"/>
          <w:lang w:val="en-US"/>
        </w:rPr>
        <w:pPrChange w:id="110" w:author="Cerek, Piotr" w:date="2020-04-15T19:46:00Z">
          <w:pPr>
            <w:pStyle w:val="NoSpacing"/>
          </w:pPr>
        </w:pPrChange>
      </w:pPr>
      <w:r w:rsidRPr="006B7BA6">
        <w:rPr>
          <w:lang w:val="en-US"/>
        </w:rPr>
        <w:t>development of different classification models</w:t>
      </w:r>
      <w:ins w:id="111" w:author="Cerek, Piotr" w:date="2020-04-15T19:47:00Z">
        <w:r w:rsidR="001E1317">
          <w:rPr>
            <w:lang w:val="en-US"/>
          </w:rPr>
          <w:t>,</w:t>
        </w:r>
      </w:ins>
      <w:r w:rsidRPr="006B7BA6">
        <w:rPr>
          <w:lang w:val="en-US"/>
        </w:rPr>
        <w:t xml:space="preserve"> and </w:t>
      </w:r>
    </w:p>
    <w:p w14:paraId="75E13DF4" w14:textId="77777777" w:rsidR="001E1317" w:rsidRDefault="00AE53AE">
      <w:pPr>
        <w:pStyle w:val="NoSpacing"/>
        <w:numPr>
          <w:ilvl w:val="0"/>
          <w:numId w:val="24"/>
        </w:numPr>
        <w:rPr>
          <w:ins w:id="112" w:author="Cerek, Piotr" w:date="2020-04-15T19:49:00Z"/>
          <w:lang w:val="en-US"/>
        </w:rPr>
        <w:pPrChange w:id="113" w:author="Cerek, Piotr" w:date="2020-04-15T19:46:00Z">
          <w:pPr>
            <w:pStyle w:val="NoSpacing"/>
          </w:pPr>
        </w:pPrChange>
      </w:pPr>
      <w:r w:rsidRPr="006B7BA6">
        <w:rPr>
          <w:lang w:val="en-US"/>
        </w:rPr>
        <w:t xml:space="preserve">proposing pipelines for their usage in unsupervised, supervised and semisupervised cases. </w:t>
      </w:r>
    </w:p>
    <w:p w14:paraId="24CCE219" w14:textId="382525A0" w:rsidR="00AE53AE" w:rsidRPr="006B7BA6" w:rsidRDefault="001E1317" w:rsidP="001E1317">
      <w:pPr>
        <w:pStyle w:val="NoSpacing"/>
        <w:rPr>
          <w:lang w:val="en-US"/>
        </w:rPr>
      </w:pPr>
      <w:ins w:id="114" w:author="Cerek, Piotr" w:date="2020-04-15T19:50:00Z">
        <w:r>
          <w:rPr>
            <w:lang w:val="en-US"/>
          </w:rPr>
          <w:tab/>
        </w:r>
      </w:ins>
      <w:r w:rsidR="00AE53AE" w:rsidRPr="006B7BA6">
        <w:rPr>
          <w:lang w:val="en-US"/>
        </w:rPr>
        <w:t xml:space="preserve">Evaluation of the obtained solutions is also provided. An important aspect is the comparison of methods based not only on their accuracy but also on </w:t>
      </w:r>
      <w:del w:id="115" w:author="Cerek, Piotr" w:date="2020-04-15T19:50:00Z">
        <w:r w:rsidR="00AE53AE" w:rsidRPr="006B7BA6" w:rsidDel="001E1317">
          <w:rPr>
            <w:lang w:val="en-US"/>
          </w:rPr>
          <w:delText xml:space="preserve">the </w:delText>
        </w:r>
      </w:del>
      <w:r w:rsidR="00AE53AE" w:rsidRPr="006B7BA6">
        <w:rPr>
          <w:lang w:val="en-US"/>
        </w:rPr>
        <w:t>possibility of practical implementation in the environment of the ALICE experiment. </w:t>
      </w:r>
    </w:p>
    <w:p w14:paraId="630A92B3" w14:textId="4C2C3B11"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DF29F7">
        <w:rPr>
          <w:lang w:val="en-US"/>
        </w:rPr>
        <w:t xml:space="preserve"> and appendix.</w:t>
      </w:r>
      <w:r w:rsidR="004B0423">
        <w:rPr>
          <w:lang w:val="en-US"/>
        </w:rPr>
        <w:t xml:space="preserve"> First part is dedicated to introduction of quality control task in CERN’s ALICE </w:t>
      </w:r>
      <w:r w:rsidR="005C1BA6">
        <w:rPr>
          <w:lang w:val="en-US"/>
        </w:rPr>
        <w:t>and description of</w:t>
      </w:r>
      <w:r w:rsidR="008D47E8" w:rsidRPr="008D47E8">
        <w:rPr>
          <w:lang w:val="en-US"/>
        </w:rPr>
        <w:t xml:space="preserve"> </w:t>
      </w:r>
      <w:r w:rsidR="008D47E8">
        <w:rPr>
          <w:lang w:val="en-US"/>
        </w:rPr>
        <w:t>software tools</w:t>
      </w:r>
      <w:r w:rsidR="005C1BA6">
        <w:rPr>
          <w:lang w:val="en-US"/>
        </w:rPr>
        <w:t xml:space="preserve"> used in </w:t>
      </w:r>
      <w:r w:rsidR="008D47E8">
        <w:rPr>
          <w:lang w:val="en-US"/>
        </w:rPr>
        <w:t xml:space="preserve">the </w:t>
      </w:r>
      <w:r w:rsidR="005C1BA6">
        <w:rPr>
          <w:lang w:val="en-US"/>
        </w:rPr>
        <w:t xml:space="preserve">project. Following this, </w:t>
      </w:r>
      <w:ins w:id="116" w:author="Cerek, Piotr" w:date="2020-04-15T19:51:00Z">
        <w:r w:rsidR="001E1317">
          <w:rPr>
            <w:lang w:val="en-US"/>
          </w:rPr>
          <w:t xml:space="preserve">the </w:t>
        </w:r>
      </w:ins>
      <w:r w:rsidR="005C1BA6">
        <w:rPr>
          <w:lang w:val="en-US"/>
        </w:rPr>
        <w:t>in</w:t>
      </w:r>
      <w:r w:rsidR="005D315F">
        <w:rPr>
          <w:lang w:val="en-US"/>
        </w:rPr>
        <w:t>-</w:t>
      </w:r>
      <w:r w:rsidR="005C1BA6">
        <w:rPr>
          <w:lang w:val="en-US"/>
        </w:rPr>
        <w:t xml:space="preserve">depth analysis of sample dataset </w:t>
      </w:r>
      <w:r w:rsidR="000E073A">
        <w:rPr>
          <w:lang w:val="en-US"/>
        </w:rPr>
        <w:t xml:space="preserve">is presented together with </w:t>
      </w:r>
      <w:ins w:id="117" w:author="Cerek, Piotr" w:date="2020-04-15T19:51:00Z">
        <w:r w:rsidR="001E1317">
          <w:rPr>
            <w:lang w:val="en-US"/>
          </w:rPr>
          <w:t xml:space="preserve">the </w:t>
        </w:r>
      </w:ins>
      <w:r w:rsidR="000E073A">
        <w:rPr>
          <w:lang w:val="en-US"/>
        </w:rPr>
        <w:t>conclusions. Chapters 5</w:t>
      </w:r>
      <w:ins w:id="118" w:author="Cerek, Piotr" w:date="2020-04-15T19:51:00Z">
        <w:r w:rsidR="001E1317">
          <w:rPr>
            <w:lang w:val="en-US"/>
          </w:rPr>
          <w:t>,</w:t>
        </w:r>
      </w:ins>
      <w:r w:rsidR="000E073A">
        <w:rPr>
          <w:lang w:val="en-US"/>
        </w:rPr>
        <w:t xml:space="preserve"> and 6</w:t>
      </w:r>
      <w:ins w:id="119" w:author="Cerek, Piotr" w:date="2020-04-15T19:51:00Z">
        <w:r w:rsidR="001E1317">
          <w:rPr>
            <w:lang w:val="en-US"/>
          </w:rPr>
          <w:t>,</w:t>
        </w:r>
      </w:ins>
      <w:r w:rsidR="000E073A">
        <w:rPr>
          <w:lang w:val="en-US"/>
        </w:rPr>
        <w:t xml:space="preserve"> contain propositions and implementation descriptions of classic machine learning </w:t>
      </w:r>
      <w:del w:id="120" w:author="Cerek, Piotr" w:date="2020-04-15T19:52:00Z">
        <w:r w:rsidR="000E073A" w:rsidDel="001E1317">
          <w:rPr>
            <w:lang w:val="en-US"/>
          </w:rPr>
          <w:delText xml:space="preserve">and </w:delText>
        </w:r>
      </w:del>
      <w:ins w:id="121" w:author="Cerek, Piotr" w:date="2020-04-15T19:52:00Z">
        <w:r w:rsidR="001E1317">
          <w:rPr>
            <w:lang w:val="en-US"/>
          </w:rPr>
          <w:t xml:space="preserve">as well as </w:t>
        </w:r>
      </w:ins>
      <w:r w:rsidR="000E073A">
        <w:rPr>
          <w:lang w:val="en-US"/>
        </w:rPr>
        <w:t xml:space="preserve">deep learning models that can be </w:t>
      </w:r>
      <w:del w:id="122" w:author="Cerek, Piotr" w:date="2020-04-15T19:52:00Z">
        <w:r w:rsidR="000E073A" w:rsidDel="001E1317">
          <w:rPr>
            <w:lang w:val="en-US"/>
          </w:rPr>
          <w:delText xml:space="preserve">employed </w:delText>
        </w:r>
      </w:del>
      <w:ins w:id="123" w:author="Cerek, Piotr" w:date="2020-04-15T19:52:00Z">
        <w:r w:rsidR="001E1317">
          <w:rPr>
            <w:lang w:val="en-US"/>
          </w:rPr>
          <w:t xml:space="preserve">applied </w:t>
        </w:r>
      </w:ins>
      <w:r w:rsidR="000E073A">
        <w:rPr>
          <w:lang w:val="en-US"/>
        </w:rPr>
        <w:t xml:space="preserve">as solution to presented problem. Advantages, disadvantages and possible workflow pipelines of each method are presented and </w:t>
      </w:r>
      <w:commentRangeStart w:id="124"/>
      <w:r w:rsidR="000E073A">
        <w:rPr>
          <w:lang w:val="en-US"/>
        </w:rPr>
        <w:t>discussed</w:t>
      </w:r>
      <w:commentRangeEnd w:id="124"/>
      <w:r w:rsidR="001E1317">
        <w:rPr>
          <w:rStyle w:val="CommentReference"/>
        </w:rPr>
        <w:commentReference w:id="124"/>
      </w:r>
      <w:r w:rsidR="000E073A">
        <w:rPr>
          <w:lang w:val="en-US"/>
        </w:rPr>
        <w:t xml:space="preserve">. </w:t>
      </w:r>
      <w:del w:id="125" w:author="Cerek, Piotr" w:date="2020-04-15T19:54:00Z">
        <w:r w:rsidR="000E073A" w:rsidDel="001E1317">
          <w:rPr>
            <w:lang w:val="en-US"/>
          </w:rPr>
          <w:delText>Next entry</w:delText>
        </w:r>
      </w:del>
      <w:ins w:id="126" w:author="Cerek, Piotr" w:date="2020-04-15T19:54:00Z">
        <w:r w:rsidR="001E1317">
          <w:rPr>
            <w:lang w:val="en-US"/>
          </w:rPr>
          <w:t xml:space="preserve">The following </w:t>
        </w:r>
      </w:ins>
      <w:ins w:id="127" w:author="Cerek, Piotr" w:date="2020-04-15T19:55:00Z">
        <w:r w:rsidR="001E1317">
          <w:rPr>
            <w:lang w:val="en-US"/>
          </w:rPr>
          <w:t>chapter</w:t>
        </w:r>
      </w:ins>
      <w:r w:rsidR="000E073A">
        <w:rPr>
          <w:lang w:val="en-US"/>
        </w:rPr>
        <w:t xml:space="preserve"> touches the topic of AI expandability, presenting </w:t>
      </w:r>
      <w:r w:rsidR="00E71590">
        <w:rPr>
          <w:lang w:val="en-US"/>
        </w:rPr>
        <w:t>most suitable applications</w:t>
      </w:r>
      <w:r w:rsidR="000E073A">
        <w:rPr>
          <w:lang w:val="en-US"/>
        </w:rPr>
        <w:t xml:space="preserve">. </w:t>
      </w:r>
      <w:ins w:id="128" w:author="Cerek, Piotr" w:date="2020-04-15T19:55:00Z">
        <w:r w:rsidR="001E1317">
          <w:rPr>
            <w:lang w:val="en-US"/>
          </w:rPr>
          <w:t xml:space="preserve">The </w:t>
        </w:r>
      </w:ins>
      <w:del w:id="129" w:author="Cerek, Piotr" w:date="2020-04-15T19:55:00Z">
        <w:r w:rsidR="000E073A" w:rsidDel="001E1317">
          <w:rPr>
            <w:lang w:val="en-US"/>
          </w:rPr>
          <w:delText xml:space="preserve">Overall </w:delText>
        </w:r>
      </w:del>
      <w:ins w:id="130" w:author="Cerek, Piotr" w:date="2020-04-15T19:55:00Z">
        <w:r w:rsidR="001E1317">
          <w:rPr>
            <w:lang w:val="en-US"/>
          </w:rPr>
          <w:t xml:space="preserve">overall </w:t>
        </w:r>
      </w:ins>
      <w:r w:rsidR="000E073A">
        <w:rPr>
          <w:lang w:val="en-US"/>
        </w:rPr>
        <w:t xml:space="preserve">results, possible improvements and final </w:t>
      </w:r>
      <w:r w:rsidR="00E71590">
        <w:rPr>
          <w:lang w:val="en-US"/>
        </w:rPr>
        <w:t>results</w:t>
      </w:r>
      <w:r w:rsidR="000E073A">
        <w:rPr>
          <w:lang w:val="en-US"/>
        </w:rPr>
        <w:t xml:space="preserve"> </w:t>
      </w:r>
      <w:del w:id="131" w:author="Cerek, Piotr" w:date="2020-04-15T19:55:00Z">
        <w:r w:rsidR="000E073A" w:rsidDel="001E1317">
          <w:rPr>
            <w:lang w:val="en-US"/>
          </w:rPr>
          <w:delText>can be found</w:delText>
        </w:r>
      </w:del>
      <w:ins w:id="132" w:author="Cerek, Piotr" w:date="2020-04-15T19:55:00Z">
        <w:r w:rsidR="001E1317">
          <w:rPr>
            <w:lang w:val="en-US"/>
          </w:rPr>
          <w:t>outlined</w:t>
        </w:r>
      </w:ins>
      <w:r w:rsidR="000E073A">
        <w:rPr>
          <w:lang w:val="en-US"/>
        </w:rPr>
        <w:t xml:space="preserve">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33" w:name="_Toc37604572"/>
      <w:r>
        <w:rPr>
          <w:lang w:val="en-US"/>
        </w:rPr>
        <w:t>Quality Control in CERN’s ALICE</w:t>
      </w:r>
      <w:bookmarkEnd w:id="133"/>
    </w:p>
    <w:p w14:paraId="1DA874A6" w14:textId="0C88BBE6" w:rsidR="0061559C" w:rsidRPr="0061559C" w:rsidRDefault="0061559C" w:rsidP="0061559C">
      <w:pPr>
        <w:pStyle w:val="NoSpacing"/>
        <w:rPr>
          <w:lang w:val="en-US"/>
        </w:rPr>
      </w:pPr>
      <w:r>
        <w:rPr>
          <w:lang w:val="en-US"/>
        </w:rPr>
        <w:tab/>
        <w:t xml:space="preserve">The following chapter describes the quality control problem </w:t>
      </w:r>
      <w:ins w:id="134" w:author="Cerek, Piotr" w:date="2020-04-15T19:58:00Z">
        <w:r w:rsidR="00587739">
          <w:rPr>
            <w:lang w:val="en-US"/>
          </w:rPr>
          <w:t xml:space="preserve">discovered </w:t>
        </w:r>
      </w:ins>
      <w:r>
        <w:rPr>
          <w:lang w:val="en-US"/>
        </w:rPr>
        <w:t xml:space="preserve">in the CERN’s ALICE experiment. </w:t>
      </w:r>
      <w:ins w:id="135" w:author="Cerek, Piotr" w:date="2020-04-15T19:59:00Z">
        <w:r w:rsidR="00587739">
          <w:rPr>
            <w:lang w:val="en-US"/>
          </w:rPr>
          <w:t>The facility p</w:t>
        </w:r>
      </w:ins>
      <w:del w:id="136" w:author="Cerek, Piotr" w:date="2020-04-15T19:59:00Z">
        <w:r w:rsidDel="00587739">
          <w:rPr>
            <w:lang w:val="en-US"/>
          </w:rPr>
          <w:delText>P</w:delText>
        </w:r>
      </w:del>
      <w:r>
        <w:rPr>
          <w:lang w:val="en-US"/>
        </w:rPr>
        <w:t xml:space="preserve">urposes </w:t>
      </w:r>
      <w:del w:id="137" w:author="Cerek, Piotr" w:date="2020-04-15T19:59:00Z">
        <w:r w:rsidDel="00587739">
          <w:rPr>
            <w:lang w:val="en-US"/>
          </w:rPr>
          <w:delText xml:space="preserve">of the facility </w:delText>
        </w:r>
      </w:del>
      <w:r>
        <w:rPr>
          <w:lang w:val="en-US"/>
        </w:rPr>
        <w:t xml:space="preserve">and the detector are summarized before presenting </w:t>
      </w:r>
      <w:ins w:id="138" w:author="Cerek, Piotr" w:date="2020-04-15T19:59:00Z">
        <w:r w:rsidR="00587739">
          <w:rPr>
            <w:lang w:val="en-US"/>
          </w:rPr>
          <w:t xml:space="preserve">the </w:t>
        </w:r>
      </w:ins>
      <w:r>
        <w:rPr>
          <w:lang w:val="en-US"/>
        </w:rPr>
        <w:t>task requirements and evaluation guidelines.</w:t>
      </w:r>
    </w:p>
    <w:p w14:paraId="654656D2" w14:textId="4EE6F4DE" w:rsidR="00535162" w:rsidRPr="00535162" w:rsidRDefault="00535162" w:rsidP="00535162">
      <w:pPr>
        <w:pStyle w:val="Heading2"/>
        <w:rPr>
          <w:lang w:val="en-US"/>
        </w:rPr>
      </w:pPr>
      <w:bookmarkStart w:id="139" w:name="_Toc37604573"/>
      <w:r>
        <w:rPr>
          <w:lang w:val="en-US"/>
        </w:rPr>
        <w:t xml:space="preserve">2.1. </w:t>
      </w:r>
      <w:r w:rsidR="00F84F3D">
        <w:rPr>
          <w:lang w:val="en-US"/>
        </w:rPr>
        <w:t>Introduction</w:t>
      </w:r>
      <w:bookmarkEnd w:id="139"/>
    </w:p>
    <w:p w14:paraId="782D0AEF" w14:textId="092AE694"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w:t>
      </w:r>
      <w:del w:id="140" w:author="Cerek, Piotr" w:date="2020-04-15T20:00:00Z">
        <w:r w:rsidRPr="00177BB6" w:rsidDel="00587739">
          <w:rPr>
            <w:lang w:val="en-US" w:eastAsia="pl-PL"/>
          </w:rPr>
          <w:delText xml:space="preserve">placed </w:delText>
        </w:r>
      </w:del>
      <w:ins w:id="141" w:author="Cerek, Piotr" w:date="2020-04-15T20:00:00Z">
        <w:r w:rsidR="00587739">
          <w:rPr>
            <w:lang w:val="en-US" w:eastAsia="pl-PL"/>
          </w:rPr>
          <w:t>located</w:t>
        </w:r>
        <w:r w:rsidR="00587739" w:rsidRPr="00177BB6">
          <w:rPr>
            <w:lang w:val="en-US" w:eastAsia="pl-PL"/>
          </w:rPr>
          <w:t xml:space="preserve"> </w:t>
        </w:r>
      </w:ins>
      <w:r w:rsidRPr="00177BB6">
        <w:rPr>
          <w:lang w:val="en-US" w:eastAsia="pl-PL"/>
        </w:rPr>
        <w:t>on the Swiss/French border, near Geneva. CERN is well known for its particle accelerators used for high-energy physics research and for advancing engineering and computer science [</w:t>
      </w:r>
      <w:r w:rsidR="003731BC">
        <w:rPr>
          <w:lang w:val="en-US" w:eastAsia="pl-PL"/>
        </w:rPr>
        <w:t>9</w:t>
      </w:r>
      <w:r w:rsidRPr="00177BB6">
        <w:rPr>
          <w:lang w:val="en-US" w:eastAsia="pl-PL"/>
        </w:rPr>
        <w:t>]</w:t>
      </w:r>
      <w:r w:rsidR="008D47E8">
        <w:rPr>
          <w:lang w:val="en-US" w:eastAsia="pl-PL"/>
        </w:rPr>
        <w:t>.</w:t>
      </w:r>
      <w:r w:rsidRPr="00177BB6">
        <w:rPr>
          <w:lang w:val="en-US" w:eastAsia="pl-PL"/>
        </w:rPr>
        <w:t xml:space="preserve"> W and Z bosons (1983), as well as Higgs boson (2012), were discovered there [</w:t>
      </w:r>
      <w:r w:rsidR="003731BC">
        <w:rPr>
          <w:lang w:val="en-US" w:eastAsia="pl-PL"/>
        </w:rPr>
        <w:t>10</w:t>
      </w:r>
      <w:r w:rsidRPr="00177BB6">
        <w:rPr>
          <w:lang w:val="en-US" w:eastAsia="pl-PL"/>
        </w:rPr>
        <w:t>]</w:t>
      </w:r>
      <w:r w:rsidR="008D47E8">
        <w:rPr>
          <w:lang w:val="en-US" w:eastAsia="pl-PL"/>
        </w:rPr>
        <w:t>.</w:t>
      </w:r>
      <w:r w:rsidRPr="00177BB6">
        <w:rPr>
          <w:lang w:val="en-US" w:eastAsia="pl-PL"/>
        </w:rPr>
        <w:t xml:space="preserve"> Moreover, </w:t>
      </w:r>
      <w:del w:id="142" w:author="Cerek, Piotr" w:date="2020-04-15T20:00:00Z">
        <w:r w:rsidRPr="00177BB6" w:rsidDel="00587739">
          <w:rPr>
            <w:lang w:val="en-US" w:eastAsia="pl-PL"/>
          </w:rPr>
          <w:delText xml:space="preserve">it </w:delText>
        </w:r>
      </w:del>
      <w:ins w:id="143" w:author="Cerek, Piotr" w:date="2020-04-15T20:00:00Z">
        <w:r w:rsidR="00587739">
          <w:rPr>
            <w:lang w:val="en-US" w:eastAsia="pl-PL"/>
          </w:rPr>
          <w:t>CERN</w:t>
        </w:r>
        <w:r w:rsidR="00587739" w:rsidRPr="00177BB6">
          <w:rPr>
            <w:lang w:val="en-US" w:eastAsia="pl-PL"/>
          </w:rPr>
          <w:t xml:space="preserve"> </w:t>
        </w:r>
      </w:ins>
      <w:r w:rsidRPr="00177BB6">
        <w:rPr>
          <w:lang w:val="en-US" w:eastAsia="pl-PL"/>
        </w:rPr>
        <w:t>is the birthplace of the World Wide Web (www). </w:t>
      </w:r>
    </w:p>
    <w:p w14:paraId="7309611E" w14:textId="7EF2B0C6"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 xml:space="preserve">is the largest particle collider in the </w:t>
      </w:r>
      <w:proofErr w:type="spellStart"/>
      <w:r w:rsidRPr="00177BB6">
        <w:rPr>
          <w:lang w:val="en-US" w:eastAsia="pl-PL"/>
        </w:rPr>
        <w:t>world</w:t>
      </w:r>
      <w:del w:id="144" w:author="Cerek, Piotr" w:date="2020-04-15T20:01:00Z">
        <w:r w:rsidRPr="00177BB6" w:rsidDel="00587739">
          <w:rPr>
            <w:lang w:val="en-US" w:eastAsia="pl-PL"/>
          </w:rPr>
          <w:delText xml:space="preserve">, </w:delText>
        </w:r>
      </w:del>
      <w:ins w:id="145" w:author="Cerek, Piotr" w:date="2020-04-15T20:01:00Z">
        <w:r w:rsidR="00587739">
          <w:rPr>
            <w:lang w:val="en-US" w:eastAsia="pl-PL"/>
          </w:rPr>
          <w:t>.It</w:t>
        </w:r>
      </w:ins>
      <w:del w:id="146" w:author="Cerek, Piotr" w:date="2020-04-15T20:01:00Z">
        <w:r w:rsidRPr="00177BB6" w:rsidDel="00587739">
          <w:rPr>
            <w:lang w:val="en-US" w:eastAsia="pl-PL"/>
          </w:rPr>
          <w:delText xml:space="preserve">that </w:delText>
        </w:r>
      </w:del>
      <w:r w:rsidRPr="00177BB6">
        <w:rPr>
          <w:lang w:val="en-US" w:eastAsia="pl-PL"/>
        </w:rPr>
        <w:t>was</w:t>
      </w:r>
      <w:proofErr w:type="spellEnd"/>
      <w:r w:rsidRPr="00177BB6">
        <w:rPr>
          <w:lang w:val="en-US" w:eastAsia="pl-PL"/>
        </w:rPr>
        <w:t xml:space="preserve"> designed and built at CERN and started operati</w:t>
      </w:r>
      <w:ins w:id="147" w:author="Cerek, Piotr" w:date="2020-04-15T20:01:00Z">
        <w:r w:rsidR="00587739">
          <w:rPr>
            <w:lang w:val="en-US" w:eastAsia="pl-PL"/>
          </w:rPr>
          <w:t>on</w:t>
        </w:r>
      </w:ins>
      <w:del w:id="148" w:author="Cerek, Piotr" w:date="2020-04-15T20:01:00Z">
        <w:r w:rsidRPr="00177BB6" w:rsidDel="00587739">
          <w:rPr>
            <w:lang w:val="en-US" w:eastAsia="pl-PL"/>
          </w:rPr>
          <w:delText>ng</w:delText>
        </w:r>
      </w:del>
      <w:r w:rsidRPr="00177BB6">
        <w:rPr>
          <w:lang w:val="en-US" w:eastAsia="pl-PL"/>
        </w:rPr>
        <w:t xml:space="preserve"> in 2008. </w:t>
      </w:r>
      <w:del w:id="149" w:author="Cerek, Piotr" w:date="2020-04-15T20:01:00Z">
        <w:r w:rsidRPr="00177BB6" w:rsidDel="00587739">
          <w:rPr>
            <w:lang w:val="en-US" w:eastAsia="pl-PL"/>
          </w:rPr>
          <w:delText xml:space="preserve">It </w:delText>
        </w:r>
      </w:del>
      <w:ins w:id="150" w:author="Cerek, Piotr" w:date="2020-04-15T20:01:00Z">
        <w:r w:rsidR="00587739">
          <w:rPr>
            <w:lang w:val="en-US" w:eastAsia="pl-PL"/>
          </w:rPr>
          <w:t>LHC</w:t>
        </w:r>
        <w:r w:rsidR="00587739" w:rsidRPr="00177BB6">
          <w:rPr>
            <w:lang w:val="en-US" w:eastAsia="pl-PL"/>
          </w:rPr>
          <w:t xml:space="preserve"> </w:t>
        </w:r>
      </w:ins>
      <w:r w:rsidRPr="00177BB6">
        <w:rPr>
          <w:lang w:val="en-US" w:eastAsia="pl-PL"/>
        </w:rPr>
        <w:t xml:space="preserve">has 27 km circumference and currently is able to reach the energy of 6.5 TeV per beam. </w:t>
      </w:r>
      <w:del w:id="151" w:author="Cerek, Piotr" w:date="2020-04-15T20:02:00Z">
        <w:r w:rsidR="00237087" w:rsidDel="00587739">
          <w:rPr>
            <w:lang w:val="en-US" w:eastAsia="pl-PL"/>
          </w:rPr>
          <w:delText xml:space="preserve">LHC </w:delText>
        </w:r>
      </w:del>
      <w:ins w:id="152" w:author="Cerek, Piotr" w:date="2020-04-15T20:02:00Z">
        <w:r w:rsidR="00587739">
          <w:rPr>
            <w:lang w:val="en-US" w:eastAsia="pl-PL"/>
          </w:rPr>
          <w:t xml:space="preserve">It </w:t>
        </w:r>
      </w:ins>
      <w:r w:rsidR="00237087">
        <w:rPr>
          <w:lang w:val="en-US" w:eastAsia="pl-PL"/>
        </w:rPr>
        <w:t xml:space="preserve">consists of 1 232 superconducting, dipole magnets that curve the beam to keep it on the circular path. </w:t>
      </w:r>
      <w:del w:id="153" w:author="Cerek, Piotr" w:date="2020-04-15T20:03:00Z">
        <w:r w:rsidR="00237087" w:rsidDel="00587739">
          <w:rPr>
            <w:lang w:val="en-US" w:eastAsia="pl-PL"/>
          </w:rPr>
          <w:delText>Additional</w:delText>
        </w:r>
      </w:del>
      <w:ins w:id="154" w:author="Cerek, Piotr" w:date="2020-04-15T20:03:00Z">
        <w:r w:rsidR="00587739">
          <w:rPr>
            <w:lang w:val="en-US" w:eastAsia="pl-PL"/>
          </w:rPr>
          <w:t>In addition</w:t>
        </w:r>
      </w:ins>
      <w:r w:rsidR="00237087">
        <w:rPr>
          <w:lang w:val="en-US" w:eastAsia="pl-PL"/>
        </w:rPr>
        <w:t xml:space="preserve">, </w:t>
      </w:r>
      <w:ins w:id="155" w:author="Cerek, Piotr" w:date="2020-04-15T20:03:00Z">
        <w:r w:rsidR="00587739">
          <w:rPr>
            <w:lang w:val="en-US" w:eastAsia="pl-PL"/>
          </w:rPr>
          <w:t xml:space="preserve">the </w:t>
        </w:r>
      </w:ins>
      <w:r w:rsidR="00237087">
        <w:rPr>
          <w:lang w:val="en-US" w:eastAsia="pl-PL"/>
        </w:rPr>
        <w:t xml:space="preserve">quadrupole magnets help </w:t>
      </w:r>
      <w:del w:id="156" w:author="Cerek, Piotr" w:date="2020-04-15T20:03:00Z">
        <w:r w:rsidR="00237087" w:rsidDel="00587739">
          <w:rPr>
            <w:lang w:val="en-US" w:eastAsia="pl-PL"/>
          </w:rPr>
          <w:delText xml:space="preserve">focusing </w:delText>
        </w:r>
      </w:del>
      <w:ins w:id="157" w:author="Cerek, Piotr" w:date="2020-04-15T20:03:00Z">
        <w:r w:rsidR="00587739">
          <w:rPr>
            <w:lang w:val="en-US" w:eastAsia="pl-PL"/>
          </w:rPr>
          <w:t xml:space="preserve">to focus </w:t>
        </w:r>
      </w:ins>
      <w:r w:rsidR="00237087">
        <w:rPr>
          <w:lang w:val="en-US" w:eastAsia="pl-PL"/>
        </w:rPr>
        <w:t xml:space="preserve">the beam. </w:t>
      </w:r>
      <w:r w:rsidR="00F84F3D">
        <w:rPr>
          <w:lang w:val="en-US" w:eastAsia="pl-PL"/>
        </w:rPr>
        <w:t>Collider</w:t>
      </w:r>
      <w:r w:rsidRPr="00177BB6">
        <w:rPr>
          <w:lang w:val="en-US" w:eastAsia="pl-PL"/>
        </w:rPr>
        <w:t xml:space="preserve"> was constructed to </w:t>
      </w:r>
      <w:ins w:id="158" w:author="Cerek, Piotr" w:date="2020-04-15T20:03:00Z">
        <w:r w:rsidR="00587739">
          <w:rPr>
            <w:lang w:val="en-US" w:eastAsia="pl-PL"/>
          </w:rPr>
          <w:t>obtain</w:t>
        </w:r>
      </w:ins>
      <w:ins w:id="159" w:author="Cerek, Piotr" w:date="2020-04-15T20:04:00Z">
        <w:r w:rsidR="00587739">
          <w:rPr>
            <w:lang w:val="en-US" w:eastAsia="pl-PL"/>
          </w:rPr>
          <w:t xml:space="preserve"> </w:t>
        </w:r>
      </w:ins>
      <w:r w:rsidRPr="00177BB6">
        <w:rPr>
          <w:lang w:val="en-US" w:eastAsia="pl-PL"/>
        </w:rPr>
        <w:t>answer</w:t>
      </w:r>
      <w:ins w:id="160" w:author="Cerek, Piotr" w:date="2020-04-15T20:04:00Z">
        <w:r w:rsidR="00587739">
          <w:rPr>
            <w:lang w:val="en-US" w:eastAsia="pl-PL"/>
          </w:rPr>
          <w:t xml:space="preserve"> to</w:t>
        </w:r>
      </w:ins>
      <w:r w:rsidRPr="00177BB6">
        <w:rPr>
          <w:lang w:val="en-US" w:eastAsia="pl-PL"/>
        </w:rPr>
        <w:t xml:space="preserve"> some </w:t>
      </w:r>
      <w:del w:id="161" w:author="Cerek, Piotr" w:date="2020-04-15T20:04:00Z">
        <w:r w:rsidRPr="00177BB6" w:rsidDel="00587739">
          <w:rPr>
            <w:lang w:val="en-US" w:eastAsia="pl-PL"/>
          </w:rPr>
          <w:delText xml:space="preserve">of the </w:delText>
        </w:r>
      </w:del>
      <w:r w:rsidRPr="00177BB6">
        <w:rPr>
          <w:lang w:val="en-US" w:eastAsia="pl-PL"/>
        </w:rPr>
        <w:t xml:space="preserve">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w:t>
      </w:r>
      <w:r w:rsidR="008D47E8">
        <w:rPr>
          <w:lang w:val="en-US" w:eastAsia="pl-PL"/>
        </w:rPr>
        <w:t>.</w:t>
      </w:r>
      <w:r w:rsidRPr="006B7BA6">
        <w:rPr>
          <w:lang w:val="en-US" w:eastAsia="pl-PL"/>
        </w:rPr>
        <w:t> </w:t>
      </w:r>
    </w:p>
    <w:p w14:paraId="158CD92C" w14:textId="62E28A9D" w:rsidR="0061559C" w:rsidRDefault="00177BB6" w:rsidP="00F84F3D">
      <w:pPr>
        <w:pStyle w:val="NoSpacing"/>
        <w:rPr>
          <w:lang w:val="en-US" w:eastAsia="pl-PL"/>
        </w:rPr>
      </w:pPr>
      <w:r w:rsidRPr="00177BB6">
        <w:rPr>
          <w:lang w:val="en-US" w:eastAsia="pl-PL"/>
        </w:rPr>
        <w:tab/>
      </w:r>
      <w:ins w:id="162" w:author="Cerek, Piotr" w:date="2020-04-15T20:05:00Z">
        <w:r w:rsidR="00587739" w:rsidRPr="00177BB6">
          <w:rPr>
            <w:lang w:val="en-US" w:eastAsia="pl-PL"/>
          </w:rPr>
          <w:t xml:space="preserve">CERN’s experiments are located </w:t>
        </w:r>
        <w:r w:rsidR="00587739">
          <w:rPr>
            <w:lang w:val="en-US" w:eastAsia="pl-PL"/>
          </w:rPr>
          <w:t>o</w:t>
        </w:r>
      </w:ins>
      <w:del w:id="163" w:author="Cerek, Piotr" w:date="2020-04-15T20:05:00Z">
        <w:r w:rsidRPr="00177BB6" w:rsidDel="00587739">
          <w:rPr>
            <w:lang w:val="en-US" w:eastAsia="pl-PL"/>
          </w:rPr>
          <w:delText>O</w:delText>
        </w:r>
      </w:del>
      <w:r w:rsidRPr="00177BB6">
        <w:rPr>
          <w:lang w:val="en-US" w:eastAsia="pl-PL"/>
        </w:rPr>
        <w:t>n LHC’s intersection points</w:t>
      </w:r>
      <w:ins w:id="164" w:author="Cerek, Piotr" w:date="2020-04-15T20:05:00Z">
        <w:r w:rsidR="00587739">
          <w:rPr>
            <w:lang w:val="en-US" w:eastAsia="pl-PL"/>
          </w:rPr>
          <w:t>.</w:t>
        </w:r>
      </w:ins>
      <w:r w:rsidRPr="00177BB6">
        <w:rPr>
          <w:lang w:val="en-US" w:eastAsia="pl-PL"/>
        </w:rPr>
        <w:t xml:space="preserve"> </w:t>
      </w:r>
      <w:del w:id="165" w:author="Cerek, Piotr" w:date="2020-04-15T20:05:00Z">
        <w:r w:rsidRPr="00177BB6" w:rsidDel="00587739">
          <w:rPr>
            <w:lang w:val="en-US" w:eastAsia="pl-PL"/>
          </w:rPr>
          <w:delText>are located CERN’s experiments</w:delText>
        </w:r>
      </w:del>
      <w:r w:rsidRPr="00177BB6">
        <w:rPr>
          <w:lang w:val="en-US" w:eastAsia="pl-PL"/>
        </w:rPr>
        <w:t xml:space="preserve">. </w:t>
      </w:r>
      <w:ins w:id="166" w:author="Cerek, Piotr" w:date="2020-04-15T20:05:00Z">
        <w:r w:rsidR="00587739">
          <w:rPr>
            <w:lang w:val="en-US" w:eastAsia="pl-PL"/>
          </w:rPr>
          <w:t>The b</w:t>
        </w:r>
      </w:ins>
      <w:del w:id="167" w:author="Cerek, Piotr" w:date="2020-04-15T20:05:00Z">
        <w:r w:rsidRPr="00177BB6" w:rsidDel="00587739">
          <w:rPr>
            <w:lang w:val="en-US" w:eastAsia="pl-PL"/>
          </w:rPr>
          <w:delText>B</w:delText>
        </w:r>
      </w:del>
      <w:r w:rsidRPr="00177BB6">
        <w:rPr>
          <w:lang w:val="en-US" w:eastAsia="pl-PL"/>
        </w:rPr>
        <w:t xml:space="preserve">iggest of them, </w:t>
      </w:r>
      <w:proofErr w:type="spellStart"/>
      <w:ins w:id="168" w:author="Cerek, Piotr" w:date="2020-04-15T20:06:00Z">
        <w:r w:rsidR="00587739">
          <w:rPr>
            <w:lang w:val="en-US" w:eastAsia="pl-PL"/>
          </w:rPr>
          <w:t>i.e</w:t>
        </w:r>
        <w:proofErr w:type="spellEnd"/>
        <w:r w:rsidR="00587739">
          <w:rPr>
            <w:lang w:val="en-US" w:eastAsia="pl-PL"/>
          </w:rPr>
          <w:t xml:space="preserve"> </w:t>
        </w:r>
      </w:ins>
      <w:r w:rsidRPr="00177BB6">
        <w:rPr>
          <w:lang w:val="en-US" w:eastAsia="pl-PL"/>
        </w:rPr>
        <w:t>ATLAS and CMS</w:t>
      </w:r>
      <w:ins w:id="169" w:author="Cerek, Piotr" w:date="2020-04-15T20:06:00Z">
        <w:r w:rsidR="00587739">
          <w:rPr>
            <w:lang w:val="en-US" w:eastAsia="pl-PL"/>
          </w:rPr>
          <w:t>,</w:t>
        </w:r>
      </w:ins>
      <w:r w:rsidRPr="00177BB6">
        <w:rPr>
          <w:lang w:val="en-US" w:eastAsia="pl-PL"/>
        </w:rPr>
        <w:t xml:space="preserve"> are general-purpose particle detectors</w:t>
      </w:r>
      <w:ins w:id="170" w:author="Cerek, Piotr" w:date="2020-04-15T20:07:00Z">
        <w:r w:rsidR="00587739">
          <w:rPr>
            <w:lang w:val="en-US" w:eastAsia="pl-PL"/>
          </w:rPr>
          <w:t>.</w:t>
        </w:r>
      </w:ins>
      <w:r w:rsidRPr="00177BB6">
        <w:rPr>
          <w:lang w:val="en-US" w:eastAsia="pl-PL"/>
        </w:rPr>
        <w:t xml:space="preserve"> </w:t>
      </w:r>
      <w:del w:id="171" w:author="Cerek, Piotr" w:date="2020-04-15T20:07:00Z">
        <w:r w:rsidRPr="00177BB6" w:rsidDel="00587739">
          <w:rPr>
            <w:lang w:val="en-US" w:eastAsia="pl-PL"/>
          </w:rPr>
          <w:delText>that allowed for the discovery of</w:delText>
        </w:r>
      </w:del>
      <w:ins w:id="172" w:author="Cerek, Piotr" w:date="2020-04-15T20:07:00Z">
        <w:r w:rsidR="00587739">
          <w:rPr>
            <w:lang w:val="en-US" w:eastAsia="pl-PL"/>
          </w:rPr>
          <w:t>Thanks to them</w:t>
        </w:r>
      </w:ins>
      <w:r w:rsidRPr="00177BB6">
        <w:rPr>
          <w:lang w:val="en-US" w:eastAsia="pl-PL"/>
        </w:rPr>
        <w:t xml:space="preserve"> Higgs boson</w:t>
      </w:r>
      <w:ins w:id="173" w:author="Cerek, Piotr" w:date="2020-04-15T20:07:00Z">
        <w:r w:rsidR="00587739">
          <w:rPr>
            <w:lang w:val="en-US" w:eastAsia="pl-PL"/>
          </w:rPr>
          <w:t xml:space="preserve"> was discovered</w:t>
        </w:r>
      </w:ins>
      <w:r w:rsidRPr="00177BB6">
        <w:rPr>
          <w:lang w:val="en-US" w:eastAsia="pl-PL"/>
        </w:rPr>
        <w:t xml:space="preserve">.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del w:id="174" w:author="Cerek, Piotr" w:date="2020-04-15T20:08:00Z">
        <w:r w:rsidR="003731BC" w:rsidDel="00587739">
          <w:rPr>
            <w:lang w:val="en-US" w:eastAsia="pl-PL"/>
          </w:rPr>
          <w:delText xml:space="preserve">has </w:delText>
        </w:r>
      </w:del>
      <w:ins w:id="175" w:author="Cerek, Piotr" w:date="2020-04-15T20:08:00Z">
        <w:r w:rsidR="00587739">
          <w:rPr>
            <w:lang w:val="en-US" w:eastAsia="pl-PL"/>
          </w:rPr>
          <w:t xml:space="preserve">will </w:t>
        </w:r>
      </w:ins>
      <w:del w:id="176" w:author="Cerek, Piotr" w:date="2020-04-15T20:08:00Z">
        <w:r w:rsidR="003731BC" w:rsidDel="00587739">
          <w:rPr>
            <w:lang w:val="en-US" w:eastAsia="pl-PL"/>
          </w:rPr>
          <w:delText xml:space="preserve">to </w:delText>
        </w:r>
      </w:del>
      <w:r w:rsidR="003731BC">
        <w:rPr>
          <w:lang w:val="en-US" w:eastAsia="pl-PL"/>
        </w:rPr>
        <w:t>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w:t>
      </w:r>
      <w:del w:id="177" w:author="Cerek, Piotr" w:date="2020-04-15T20:09:00Z">
        <w:r w:rsidRPr="00177BB6" w:rsidDel="00587739">
          <w:rPr>
            <w:lang w:val="en-US" w:eastAsia="pl-PL"/>
          </w:rPr>
          <w:delText xml:space="preserve">the </w:delText>
        </w:r>
      </w:del>
      <w:r w:rsidRPr="00177BB6">
        <w:rPr>
          <w:lang w:val="en-US" w:eastAsia="pl-PL"/>
        </w:rPr>
        <w:t>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w:t>
      </w:r>
      <w:r w:rsidR="008D47E8">
        <w:rPr>
          <w:lang w:val="en-US" w:eastAsia="pl-PL"/>
        </w:rPr>
        <w:t>ALICE</w:t>
      </w:r>
      <w:r w:rsidRPr="00177BB6">
        <w:rPr>
          <w:lang w:val="en-US" w:eastAsia="pl-PL"/>
        </w:rPr>
        <w:t xml:space="preserve">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D446C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75809993" w:rsidR="00F003ED" w:rsidRDefault="00F84F3D" w:rsidP="00177BB6">
      <w:pPr>
        <w:pStyle w:val="NoSpacing"/>
        <w:rPr>
          <w:lang w:val="en-US" w:eastAsia="pl-PL"/>
        </w:rPr>
      </w:pPr>
      <w:r w:rsidRPr="00F84F3D">
        <w:rPr>
          <w:lang w:val="en-US" w:eastAsia="pl-PL"/>
        </w:rPr>
        <w:lastRenderedPageBreak/>
        <w:tab/>
        <w:t xml:space="preserve">Operations of LHC are divided into active periods and ‘Long Shutdowns’. </w:t>
      </w:r>
      <w:ins w:id="178" w:author="Cerek, Piotr" w:date="2020-04-15T20:11:00Z">
        <w:r w:rsidR="00C57365">
          <w:rPr>
            <w:lang w:val="en-US" w:eastAsia="pl-PL"/>
          </w:rPr>
          <w:t>E</w:t>
        </w:r>
        <w:r w:rsidR="00C57365" w:rsidRPr="00F84F3D">
          <w:rPr>
            <w:lang w:val="en-US" w:eastAsia="pl-PL"/>
          </w:rPr>
          <w:t xml:space="preserve">xperiments and measurements are </w:t>
        </w:r>
        <w:r w:rsidR="00C57365">
          <w:rPr>
            <w:lang w:val="en-US" w:eastAsia="pl-PL"/>
          </w:rPr>
          <w:t>carried</w:t>
        </w:r>
      </w:ins>
      <w:ins w:id="179" w:author="Cerek, Piotr" w:date="2020-04-15T20:12:00Z">
        <w:r w:rsidR="00C57365">
          <w:rPr>
            <w:lang w:val="en-US" w:eastAsia="pl-PL"/>
          </w:rPr>
          <w:t xml:space="preserve"> out</w:t>
        </w:r>
      </w:ins>
      <w:ins w:id="180" w:author="Cerek, Piotr" w:date="2020-04-15T20:11:00Z">
        <w:r w:rsidR="00C57365" w:rsidRPr="00F84F3D">
          <w:rPr>
            <w:lang w:val="en-US" w:eastAsia="pl-PL"/>
          </w:rPr>
          <w:t xml:space="preserve"> </w:t>
        </w:r>
        <w:r w:rsidR="00C57365">
          <w:rPr>
            <w:lang w:val="en-US" w:eastAsia="pl-PL"/>
          </w:rPr>
          <w:t>d</w:t>
        </w:r>
      </w:ins>
      <w:del w:id="181" w:author="Cerek, Piotr" w:date="2020-04-15T20:11:00Z">
        <w:r w:rsidRPr="00F84F3D" w:rsidDel="00C57365">
          <w:rPr>
            <w:lang w:val="en-US" w:eastAsia="pl-PL"/>
          </w:rPr>
          <w:delText>D</w:delText>
        </w:r>
      </w:del>
      <w:r w:rsidRPr="00F84F3D">
        <w:rPr>
          <w:lang w:val="en-US" w:eastAsia="pl-PL"/>
        </w:rPr>
        <w:t xml:space="preserve">uring </w:t>
      </w:r>
      <w:ins w:id="182" w:author="Cerek, Piotr" w:date="2020-04-15T20:11:00Z">
        <w:r w:rsidR="00C57365">
          <w:rPr>
            <w:lang w:val="en-US" w:eastAsia="pl-PL"/>
          </w:rPr>
          <w:t xml:space="preserve">the </w:t>
        </w:r>
      </w:ins>
      <w:r w:rsidRPr="00F84F3D">
        <w:rPr>
          <w:lang w:val="en-US" w:eastAsia="pl-PL"/>
        </w:rPr>
        <w:t>active periods</w:t>
      </w:r>
      <w:del w:id="183" w:author="Cerek, Piotr" w:date="2020-04-15T20:11:00Z">
        <w:r w:rsidRPr="00F84F3D" w:rsidDel="00C57365">
          <w:rPr>
            <w:lang w:val="en-US" w:eastAsia="pl-PL"/>
          </w:rPr>
          <w:delText xml:space="preserve"> experiments and measurements are being conducted</w:delText>
        </w:r>
      </w:del>
      <w:r w:rsidRPr="00F84F3D">
        <w:rPr>
          <w:lang w:val="en-US" w:eastAsia="pl-PL"/>
        </w:rPr>
        <w:t xml:space="preserve">, while Long Shutdowns (LS) are intended for maintenance and </w:t>
      </w:r>
      <w:commentRangeStart w:id="184"/>
      <w:r w:rsidRPr="00F84F3D">
        <w:rPr>
          <w:lang w:val="en-US" w:eastAsia="pl-PL"/>
        </w:rPr>
        <w:t>introduction</w:t>
      </w:r>
      <w:commentRangeEnd w:id="184"/>
      <w:r w:rsidR="00C57365">
        <w:rPr>
          <w:rStyle w:val="CommentReference"/>
        </w:rPr>
        <w:commentReference w:id="184"/>
      </w:r>
      <w:r w:rsidRPr="00F84F3D">
        <w:rPr>
          <w:lang w:val="en-US" w:eastAsia="pl-PL"/>
        </w:rPr>
        <w:t xml:space="preserve"> of new technologies. </w:t>
      </w:r>
      <w:del w:id="185" w:author="Cerek, Piotr" w:date="2020-04-15T20:13:00Z">
        <w:r w:rsidRPr="00F84F3D" w:rsidDel="00C57365">
          <w:rPr>
            <w:lang w:val="en-US" w:eastAsia="pl-PL"/>
          </w:rPr>
          <w:delText>As of the</w:delText>
        </w:r>
      </w:del>
      <w:ins w:id="186" w:author="Cerek, Piotr" w:date="2020-04-15T20:13:00Z">
        <w:r w:rsidR="00C57365">
          <w:rPr>
            <w:lang w:val="en-US" w:eastAsia="pl-PL"/>
          </w:rPr>
          <w:t>For the</w:t>
        </w:r>
      </w:ins>
      <w:r w:rsidRPr="00F84F3D">
        <w:rPr>
          <w:lang w:val="en-US" w:eastAsia="pl-PL"/>
        </w:rPr>
        <w:t xml:space="preserve"> period between 2019 and 2021</w:t>
      </w:r>
      <w:ins w:id="187" w:author="Cerek, Piotr" w:date="2020-04-15T20:13:00Z">
        <w:r w:rsidR="00C57365">
          <w:rPr>
            <w:lang w:val="en-US" w:eastAsia="pl-PL"/>
          </w:rPr>
          <w:t>,</w:t>
        </w:r>
      </w:ins>
      <w:r w:rsidRPr="00F84F3D">
        <w:rPr>
          <w:lang w:val="en-US" w:eastAsia="pl-PL"/>
        </w:rPr>
        <w:t xml:space="preserve"> CERN is in Long Shutdown 2</w:t>
      </w:r>
      <w:ins w:id="188" w:author="Cerek, Piotr" w:date="2020-04-15T20:14:00Z">
        <w:r w:rsidR="00C57365">
          <w:rPr>
            <w:lang w:val="en-US" w:eastAsia="pl-PL"/>
          </w:rPr>
          <w:t>. During this time</w:t>
        </w:r>
      </w:ins>
      <w:r w:rsidRPr="00F84F3D">
        <w:rPr>
          <w:lang w:val="en-US" w:eastAsia="pl-PL"/>
        </w:rPr>
        <w:t xml:space="preserve"> </w:t>
      </w:r>
      <w:del w:id="189" w:author="Cerek, Piotr" w:date="2020-04-15T20:15:00Z">
        <w:r w:rsidRPr="00F84F3D" w:rsidDel="00C57365">
          <w:rPr>
            <w:lang w:val="en-US" w:eastAsia="pl-PL"/>
          </w:rPr>
          <w:delText xml:space="preserve">in which </w:delText>
        </w:r>
      </w:del>
      <w:r w:rsidRPr="00F84F3D">
        <w:rPr>
          <w:lang w:val="en-US" w:eastAsia="pl-PL"/>
        </w:rPr>
        <w:t xml:space="preserve">a great upgrade of experiments is </w:t>
      </w:r>
      <w:ins w:id="190" w:author="Cerek, Piotr" w:date="2020-04-15T20:15:00Z">
        <w:r w:rsidR="00C57365">
          <w:rPr>
            <w:lang w:val="en-US" w:eastAsia="pl-PL"/>
          </w:rPr>
          <w:t xml:space="preserve">being </w:t>
        </w:r>
      </w:ins>
      <w:r w:rsidRPr="00F84F3D">
        <w:rPr>
          <w:lang w:val="en-US" w:eastAsia="pl-PL"/>
        </w:rPr>
        <w:t xml:space="preserve">performed. </w:t>
      </w:r>
      <w:r w:rsidR="00D446CD">
        <w:rPr>
          <w:lang w:val="en-US" w:eastAsia="pl-PL"/>
        </w:rPr>
        <w:t xml:space="preserve">After </w:t>
      </w:r>
      <w:del w:id="191" w:author="Cerek, Piotr" w:date="2020-04-15T20:15:00Z">
        <w:r w:rsidR="00D446CD" w:rsidDel="00C57365">
          <w:rPr>
            <w:lang w:val="en-US" w:eastAsia="pl-PL"/>
          </w:rPr>
          <w:delText>it</w:delText>
        </w:r>
      </w:del>
      <w:ins w:id="192" w:author="Cerek, Piotr" w:date="2020-04-15T20:15:00Z">
        <w:r w:rsidR="00C57365">
          <w:rPr>
            <w:lang w:val="en-US" w:eastAsia="pl-PL"/>
          </w:rPr>
          <w:t>2021</w:t>
        </w:r>
      </w:ins>
      <w:r w:rsidR="00D446CD">
        <w:rPr>
          <w:lang w:val="en-US" w:eastAsia="pl-PL"/>
        </w:rPr>
        <w:t xml:space="preserve">, </w:t>
      </w:r>
      <w:r w:rsidRPr="00F84F3D">
        <w:rPr>
          <w:lang w:val="en-US" w:eastAsia="pl-PL"/>
        </w:rPr>
        <w:t>ALICE detector is planned to produce a huge amount of data (more than 3 TB/s)</w:t>
      </w:r>
      <w:ins w:id="193" w:author="Cerek, Piotr" w:date="2020-04-15T20:16:00Z">
        <w:r w:rsidR="00C57365">
          <w:rPr>
            <w:lang w:val="en-US" w:eastAsia="pl-PL"/>
          </w:rPr>
          <w:t>.</w:t>
        </w:r>
      </w:ins>
      <w:r w:rsidRPr="00F84F3D">
        <w:rPr>
          <w:lang w:val="en-US" w:eastAsia="pl-PL"/>
        </w:rPr>
        <w:t xml:space="preserve"> </w:t>
      </w:r>
      <w:del w:id="194" w:author="Cerek, Piotr" w:date="2020-04-15T20:16:00Z">
        <w:r w:rsidRPr="00F84F3D" w:rsidDel="00C57365">
          <w:rPr>
            <w:lang w:val="en-US" w:eastAsia="pl-PL"/>
          </w:rPr>
          <w:delText>and to</w:delText>
        </w:r>
      </w:del>
      <w:ins w:id="195" w:author="Cerek, Piotr" w:date="2020-04-15T20:16:00Z">
        <w:r w:rsidR="00C57365">
          <w:rPr>
            <w:lang w:val="en-US" w:eastAsia="pl-PL"/>
          </w:rPr>
          <w:t>To</w:t>
        </w:r>
      </w:ins>
      <w:r w:rsidRPr="00F84F3D">
        <w:rPr>
          <w:lang w:val="en-US" w:eastAsia="pl-PL"/>
        </w:rPr>
        <w:t xml:space="preserve"> cope with that, new systems for processing and quality control </w:t>
      </w:r>
      <w:del w:id="196" w:author="Cerek, Piotr" w:date="2020-04-15T20:16:00Z">
        <w:r w:rsidRPr="00F84F3D" w:rsidDel="00C57365">
          <w:rPr>
            <w:lang w:val="en-US" w:eastAsia="pl-PL"/>
          </w:rPr>
          <w:delText>are being</w:delText>
        </w:r>
      </w:del>
      <w:ins w:id="197" w:author="Cerek, Piotr" w:date="2020-04-15T20:16:00Z">
        <w:r w:rsidR="00C57365">
          <w:rPr>
            <w:lang w:val="en-US" w:eastAsia="pl-PL"/>
          </w:rPr>
          <w:t>have been</w:t>
        </w:r>
      </w:ins>
      <w:r w:rsidRPr="00F84F3D">
        <w:rPr>
          <w:lang w:val="en-US" w:eastAsia="pl-PL"/>
        </w:rPr>
        <w:t xml:space="preserve"> introduced [</w:t>
      </w:r>
      <w:r>
        <w:rPr>
          <w:lang w:val="en-US" w:eastAsia="pl-PL"/>
        </w:rPr>
        <w:t>14</w:t>
      </w:r>
      <w:r w:rsidRPr="00F84F3D">
        <w:rPr>
          <w:lang w:val="en-US" w:eastAsia="pl-PL"/>
        </w:rPr>
        <w:t>]</w:t>
      </w:r>
      <w:r w:rsidR="00D446CD">
        <w:rPr>
          <w:lang w:val="en-US" w:eastAsia="pl-PL"/>
        </w:rPr>
        <w:t>.</w:t>
      </w:r>
    </w:p>
    <w:p w14:paraId="3E39B6EE" w14:textId="77777777" w:rsidR="00B57D9E" w:rsidRPr="004A556F" w:rsidRDefault="00B57D9E" w:rsidP="00177BB6">
      <w:pPr>
        <w:pStyle w:val="NoSpacing"/>
        <w:rPr>
          <w:lang w:val="en-US" w:eastAsia="pl-PL"/>
        </w:rPr>
      </w:pPr>
    </w:p>
    <w:p w14:paraId="1C9979B4" w14:textId="1F95E54D" w:rsidR="00177BB6" w:rsidRDefault="00F003ED" w:rsidP="00F003ED">
      <w:pPr>
        <w:pStyle w:val="NoSpacing"/>
        <w:jc w:val="center"/>
        <w:rPr>
          <w:lang w:val="en-US"/>
        </w:rPr>
      </w:pPr>
      <w:r>
        <w:rPr>
          <w:noProof/>
          <w:color w:val="000000"/>
          <w:bdr w:val="none" w:sz="0" w:space="0" w:color="auto" w:frame="1"/>
          <w:lang w:val="en-US"/>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5F51C5F3" w:rsidR="00F84F3D" w:rsidRDefault="00237087" w:rsidP="00D446CD">
      <w:pPr>
        <w:pStyle w:val="NoSpacing"/>
        <w:jc w:val="left"/>
        <w:rPr>
          <w:i/>
          <w:iCs/>
          <w:lang w:val="en-US"/>
        </w:rPr>
      </w:pPr>
      <w:r>
        <w:rPr>
          <w:i/>
          <w:iCs/>
          <w:lang w:val="en-US"/>
        </w:rPr>
        <w:t>Image 1. Opened ALICE detector [1</w:t>
      </w:r>
      <w:r w:rsidR="00F84F3D">
        <w:rPr>
          <w:i/>
          <w:iCs/>
          <w:lang w:val="en-US"/>
        </w:rPr>
        <w:t>5</w:t>
      </w:r>
      <w:r>
        <w:rPr>
          <w:i/>
          <w:iCs/>
          <w:lang w:val="en-US"/>
        </w:rPr>
        <w:t>]</w:t>
      </w:r>
      <w:r w:rsidR="00D446CD">
        <w:rPr>
          <w:i/>
          <w:iCs/>
          <w:lang w:val="en-US"/>
        </w:rPr>
        <w:t>.</w:t>
      </w:r>
    </w:p>
    <w:p w14:paraId="67122333" w14:textId="77777777" w:rsidR="00F84F3D" w:rsidRPr="00F84F3D" w:rsidRDefault="00F84F3D" w:rsidP="00F84F3D">
      <w:pPr>
        <w:pStyle w:val="NoSpacing"/>
        <w:jc w:val="center"/>
        <w:rPr>
          <w:i/>
          <w:iCs/>
          <w:lang w:val="en-US"/>
        </w:rPr>
      </w:pPr>
    </w:p>
    <w:p w14:paraId="271D63EE" w14:textId="1A1F4B3D" w:rsidR="00F84F3D" w:rsidRPr="00F84F3D" w:rsidRDefault="00F84F3D" w:rsidP="0061559C">
      <w:pPr>
        <w:pStyle w:val="NoSpacing"/>
        <w:rPr>
          <w:lang w:val="en-US"/>
        </w:rPr>
      </w:pPr>
      <w:r>
        <w:rPr>
          <w:lang w:val="en-US"/>
        </w:rPr>
        <w:tab/>
      </w:r>
      <w:r w:rsidRPr="00F84F3D">
        <w:rPr>
          <w:lang w:val="en-US"/>
        </w:rPr>
        <w:t xml:space="preserve">The goal of data quality control in LHC’s detectors is to select the correct measurements </w:t>
      </w:r>
      <w:del w:id="198" w:author="Cerek, Piotr" w:date="2020-04-15T20:17:00Z">
        <w:r w:rsidRPr="00F84F3D" w:rsidDel="00C57365">
          <w:rPr>
            <w:lang w:val="en-US"/>
          </w:rPr>
          <w:delText>to be stored and analyzed</w:delText>
        </w:r>
      </w:del>
      <w:ins w:id="199" w:author="Cerek, Piotr" w:date="2020-04-15T20:17:00Z">
        <w:r w:rsidR="00C57365">
          <w:rPr>
            <w:lang w:val="en-US"/>
          </w:rPr>
          <w:t>required for storage and analysis</w:t>
        </w:r>
      </w:ins>
      <w:r w:rsidRPr="00F84F3D">
        <w:rPr>
          <w:lang w:val="en-US"/>
        </w:rPr>
        <w:t xml:space="preserve">. All anomalies and acquired outliers should be discarded.  In this thesis, the focus </w:t>
      </w:r>
      <w:del w:id="200" w:author="Cerek, Piotr" w:date="2020-04-15T20:18:00Z">
        <w:r w:rsidRPr="00F84F3D" w:rsidDel="00C57365">
          <w:rPr>
            <w:lang w:val="en-US"/>
          </w:rPr>
          <w:delText>will be</w:delText>
        </w:r>
      </w:del>
      <w:ins w:id="201" w:author="Cerek, Piotr" w:date="2020-04-15T20:18:00Z">
        <w:r w:rsidR="00C57365">
          <w:rPr>
            <w:lang w:val="en-US"/>
          </w:rPr>
          <w:t>is</w:t>
        </w:r>
      </w:ins>
      <w:r w:rsidRPr="00F84F3D">
        <w:rPr>
          <w:lang w:val="en-US"/>
        </w:rPr>
        <w:t xml:space="preserve"> put on data from the Time Projection Chamber (TPC). </w:t>
      </w:r>
      <w:del w:id="202" w:author="Cerek, Piotr" w:date="2020-04-15T20:18:00Z">
        <w:r w:rsidRPr="00F84F3D" w:rsidDel="00C57365">
          <w:rPr>
            <w:lang w:val="en-US"/>
          </w:rPr>
          <w:delText>It is</w:delText>
        </w:r>
      </w:del>
      <w:ins w:id="203" w:author="Cerek, Piotr" w:date="2020-04-15T20:18:00Z">
        <w:r w:rsidR="00C57365">
          <w:rPr>
            <w:lang w:val="en-US"/>
          </w:rPr>
          <w:t>TPC is</w:t>
        </w:r>
      </w:ins>
      <w:r w:rsidRPr="00F84F3D">
        <w:rPr>
          <w:lang w:val="en-US"/>
        </w:rPr>
        <w:t xml:space="preserve"> the main tracking detector in the ALICE experiment, which also serves particle identification. Measurements </w:t>
      </w:r>
      <w:del w:id="204" w:author="Cerek, Piotr" w:date="2020-04-15T20:18:00Z">
        <w:r w:rsidRPr="00F84F3D" w:rsidDel="00C57365">
          <w:rPr>
            <w:lang w:val="en-US"/>
          </w:rPr>
          <w:delText>are being</w:delText>
        </w:r>
      </w:del>
      <w:ins w:id="205" w:author="Cerek, Piotr" w:date="2020-04-15T20:18:00Z">
        <w:r w:rsidR="00C57365">
          <w:rPr>
            <w:lang w:val="en-US"/>
          </w:rPr>
          <w:t>have been</w:t>
        </w:r>
      </w:ins>
      <w:r w:rsidRPr="00F84F3D">
        <w:rPr>
          <w:lang w:val="en-US"/>
        </w:rPr>
        <w:t xml:space="preserve"> divided for ‘runs’</w:t>
      </w:r>
      <w:ins w:id="206" w:author="Cerek, Piotr" w:date="2020-04-15T20:19:00Z">
        <w:r w:rsidR="00C57365">
          <w:rPr>
            <w:lang w:val="en-US"/>
          </w:rPr>
          <w:t>,</w:t>
        </w:r>
      </w:ins>
      <w:r w:rsidRPr="00F84F3D">
        <w:rPr>
          <w:lang w:val="en-US"/>
        </w:rPr>
        <w:t xml:space="preserve"> which include data from the single fill of the LHC, lasting usually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1423B85A" w:rsidR="004A556F" w:rsidRDefault="00F84F3D" w:rsidP="0061559C">
      <w:pPr>
        <w:pStyle w:val="NoSpacing"/>
        <w:rPr>
          <w:lang w:val="en-US"/>
        </w:rPr>
      </w:pPr>
      <w:r w:rsidRPr="00F84F3D">
        <w:rPr>
          <w:lang w:val="en-US"/>
        </w:rPr>
        <w:tab/>
        <w:t>Raw, low-level features are related to reconstructed particles’ tracks</w:t>
      </w:r>
      <w:del w:id="207" w:author="Cerek, Piotr" w:date="2020-04-15T20:20:00Z">
        <w:r w:rsidR="00D446CD" w:rsidDel="00C57365">
          <w:rPr>
            <w:lang w:val="en-US"/>
          </w:rPr>
          <w:delText>,</w:delText>
        </w:r>
      </w:del>
      <w:r w:rsidRPr="00F84F3D">
        <w:rPr>
          <w:lang w:val="en-US"/>
        </w:rPr>
        <w:t xml:space="preserve"> like a mean number of measured points in the particles' trajectories. Some others are related to global particles’ tracks, like the distance between the vertex and the extrapolated track. There is also </w:t>
      </w:r>
      <w:ins w:id="208" w:author="Cerek, Piotr" w:date="2020-04-15T20:19:00Z">
        <w:r w:rsidR="00C57365">
          <w:rPr>
            <w:lang w:val="en-US"/>
          </w:rPr>
          <w:t xml:space="preserve">a </w:t>
        </w:r>
      </w:ins>
      <w:r w:rsidRPr="00F84F3D">
        <w:rPr>
          <w:lang w:val="en-US"/>
        </w:rPr>
        <w:t>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209" w:name="_Toc37604574"/>
      <w:r>
        <w:rPr>
          <w:lang w:val="en-US"/>
        </w:rPr>
        <w:t>2.2. Anomaly Detection</w:t>
      </w:r>
      <w:bookmarkEnd w:id="209"/>
    </w:p>
    <w:p w14:paraId="757D39BC" w14:textId="65CFC2F6" w:rsidR="004A556F" w:rsidRPr="004A556F" w:rsidRDefault="004A556F" w:rsidP="004A556F">
      <w:pPr>
        <w:pStyle w:val="NoSpacing"/>
        <w:rPr>
          <w:lang w:val="en-US"/>
        </w:rPr>
      </w:pPr>
      <w:r>
        <w:rPr>
          <w:lang w:val="en-US"/>
        </w:rPr>
        <w:tab/>
      </w:r>
      <w:ins w:id="210" w:author="Cerek, Piotr" w:date="2020-04-15T20:21:00Z">
        <w:r w:rsidR="00175EC2">
          <w:rPr>
            <w:lang w:val="en-US"/>
          </w:rPr>
          <w:t>D</w:t>
        </w:r>
        <w:r w:rsidR="00175EC2" w:rsidRPr="004A556F">
          <w:rPr>
            <w:lang w:val="en-US"/>
          </w:rPr>
          <w:t xml:space="preserve">ata cannot be easily analyzed by humans </w:t>
        </w:r>
      </w:ins>
      <w:del w:id="211" w:author="Cerek, Piotr" w:date="2020-04-15T20:21:00Z">
        <w:r w:rsidRPr="004A556F" w:rsidDel="00175EC2">
          <w:rPr>
            <w:lang w:val="en-US"/>
          </w:rPr>
          <w:delText>Because of the</w:delText>
        </w:r>
      </w:del>
      <w:ins w:id="212" w:author="Cerek, Piotr" w:date="2020-04-15T20:21:00Z">
        <w:r w:rsidR="00175EC2">
          <w:rPr>
            <w:lang w:val="en-US"/>
          </w:rPr>
          <w:t>due to its</w:t>
        </w:r>
      </w:ins>
      <w:r w:rsidRPr="004A556F">
        <w:rPr>
          <w:lang w:val="en-US"/>
        </w:rPr>
        <w:t xml:space="preserve"> multidimensionality</w:t>
      </w:r>
      <w:ins w:id="213" w:author="Cerek, Piotr" w:date="2020-04-15T20:22:00Z">
        <w:r w:rsidR="00175EC2">
          <w:rPr>
            <w:lang w:val="en-US"/>
          </w:rPr>
          <w:t>.</w:t>
        </w:r>
      </w:ins>
      <w:del w:id="214" w:author="Cerek, Piotr" w:date="2020-04-15T20:22:00Z">
        <w:r w:rsidRPr="004A556F" w:rsidDel="00175EC2">
          <w:rPr>
            <w:lang w:val="en-US"/>
          </w:rPr>
          <w:delText>,</w:delText>
        </w:r>
      </w:del>
      <w:del w:id="215" w:author="Cerek, Piotr" w:date="2020-04-15T20:21:00Z">
        <w:r w:rsidRPr="004A556F" w:rsidDel="00175EC2">
          <w:rPr>
            <w:lang w:val="en-US"/>
          </w:rPr>
          <w:delText xml:space="preserve"> data cannot be easily analyzed by humans</w:delText>
        </w:r>
      </w:del>
      <w:r w:rsidRPr="004A556F">
        <w:rPr>
          <w:lang w:val="en-US"/>
        </w:rPr>
        <w:t>. Since the parameters of the experiment can change, it is also very difficult to set fix</w:t>
      </w:r>
      <w:ins w:id="216" w:author="Cerek, Piotr" w:date="2020-04-15T20:22:00Z">
        <w:r w:rsidR="00175EC2">
          <w:rPr>
            <w:lang w:val="en-US"/>
          </w:rPr>
          <w:t>ed</w:t>
        </w:r>
      </w:ins>
      <w:r w:rsidRPr="004A556F">
        <w:rPr>
          <w:lang w:val="en-US"/>
        </w:rPr>
        <w:t xml:space="preserve"> limits on them. The current approach to automated outliers detection </w:t>
      </w:r>
      <w:del w:id="217" w:author="Cerek, Piotr" w:date="2020-04-15T20:23:00Z">
        <w:r w:rsidRPr="004A556F" w:rsidDel="00175EC2">
          <w:rPr>
            <w:lang w:val="en-US"/>
          </w:rPr>
          <w:delText xml:space="preserve">was </w:delText>
        </w:r>
      </w:del>
      <w:ins w:id="218" w:author="Cerek, Piotr" w:date="2020-04-15T20:23:00Z">
        <w:r w:rsidR="00175EC2">
          <w:rPr>
            <w:lang w:val="en-US"/>
          </w:rPr>
          <w:t>is</w:t>
        </w:r>
        <w:r w:rsidR="00175EC2" w:rsidRPr="004A556F">
          <w:rPr>
            <w:lang w:val="en-US"/>
          </w:rPr>
          <w:t xml:space="preserve"> </w:t>
        </w:r>
      </w:ins>
      <w:r w:rsidRPr="004A556F">
        <w:rPr>
          <w:lang w:val="en-US"/>
        </w:rPr>
        <w:t>based on gathering data from a certain time frame and calculati</w:t>
      </w:r>
      <w:ins w:id="219" w:author="Cerek, Piotr" w:date="2020-04-15T20:23:00Z">
        <w:r w:rsidR="00175EC2">
          <w:rPr>
            <w:lang w:val="en-US"/>
          </w:rPr>
          <w:t>on</w:t>
        </w:r>
      </w:ins>
      <w:del w:id="220" w:author="Cerek, Piotr" w:date="2020-04-15T20:23:00Z">
        <w:r w:rsidRPr="004A556F" w:rsidDel="00175EC2">
          <w:rPr>
            <w:lang w:val="en-US"/>
          </w:rPr>
          <w:delText>ng</w:delText>
        </w:r>
      </w:del>
      <w:r w:rsidRPr="004A556F">
        <w:rPr>
          <w:lang w:val="en-US"/>
        </w:rPr>
        <w:t xml:space="preserve"> </w:t>
      </w:r>
      <w:del w:id="221" w:author="Cerek, Piotr" w:date="2020-04-15T20:23:00Z">
        <w:r w:rsidRPr="004A556F" w:rsidDel="00175EC2">
          <w:rPr>
            <w:lang w:val="en-US"/>
          </w:rPr>
          <w:delText xml:space="preserve">mean </w:delText>
        </w:r>
      </w:del>
      <w:ins w:id="222" w:author="Cerek, Piotr" w:date="2020-04-15T20:23:00Z">
        <w:r w:rsidR="00175EC2">
          <w:rPr>
            <w:lang w:val="en-US"/>
          </w:rPr>
          <w:t>tools</w:t>
        </w:r>
        <w:r w:rsidR="00175EC2" w:rsidRPr="004A556F">
          <w:rPr>
            <w:lang w:val="en-US"/>
          </w:rPr>
          <w:t xml:space="preserve"> </w:t>
        </w:r>
      </w:ins>
      <w:r w:rsidRPr="004A556F">
        <w:rPr>
          <w:lang w:val="en-US"/>
        </w:rPr>
        <w:t xml:space="preserve">and standard deviation for all parameters. Then, for all features, a warning or outlier flag was set depending on how many sigmas sample has deviated from the mean. </w:t>
      </w:r>
      <w:commentRangeStart w:id="223"/>
      <w:r w:rsidRPr="004A556F">
        <w:rPr>
          <w:lang w:val="en-US"/>
        </w:rPr>
        <w:t xml:space="preserve">3 sigmas corresponded </w:t>
      </w:r>
      <w:del w:id="224" w:author="Cerek, Piotr" w:date="2020-04-15T20:28:00Z">
        <w:r w:rsidRPr="004A556F" w:rsidDel="00175EC2">
          <w:rPr>
            <w:lang w:val="en-US"/>
          </w:rPr>
          <w:delText xml:space="preserve">with </w:delText>
        </w:r>
      </w:del>
      <w:ins w:id="225" w:author="Cerek, Piotr" w:date="2020-04-15T20:28:00Z">
        <w:r w:rsidR="00175EC2">
          <w:rPr>
            <w:lang w:val="en-US"/>
          </w:rPr>
          <w:t>to</w:t>
        </w:r>
        <w:r w:rsidR="00175EC2" w:rsidRPr="004A556F">
          <w:rPr>
            <w:lang w:val="en-US"/>
          </w:rPr>
          <w:t xml:space="preserve"> </w:t>
        </w:r>
      </w:ins>
      <w:r w:rsidRPr="004A556F">
        <w:rPr>
          <w:lang w:val="en-US"/>
        </w:rPr>
        <w:t xml:space="preserve">warning and 5 </w:t>
      </w:r>
      <w:del w:id="226" w:author="Cerek, Piotr" w:date="2020-04-15T20:28:00Z">
        <w:r w:rsidRPr="004A556F" w:rsidDel="00175EC2">
          <w:rPr>
            <w:lang w:val="en-US"/>
          </w:rPr>
          <w:delText xml:space="preserve">with </w:delText>
        </w:r>
      </w:del>
      <w:ins w:id="227" w:author="Cerek, Piotr" w:date="2020-04-15T20:28:00Z">
        <w:r w:rsidR="00175EC2">
          <w:rPr>
            <w:lang w:val="en-US"/>
          </w:rPr>
          <w:t>to</w:t>
        </w:r>
        <w:r w:rsidR="00175EC2" w:rsidRPr="004A556F">
          <w:rPr>
            <w:lang w:val="en-US"/>
          </w:rPr>
          <w:t xml:space="preserve"> </w:t>
        </w:r>
      </w:ins>
      <w:del w:id="228" w:author="Cerek, Piotr" w:date="2020-04-15T20:29:00Z">
        <w:r w:rsidRPr="004A556F" w:rsidDel="00175EC2">
          <w:rPr>
            <w:lang w:val="en-US"/>
          </w:rPr>
          <w:delText xml:space="preserve">an </w:delText>
        </w:r>
      </w:del>
      <w:r w:rsidRPr="004A556F">
        <w:rPr>
          <w:lang w:val="en-US"/>
        </w:rPr>
        <w:t xml:space="preserve">outlier. </w:t>
      </w:r>
      <w:commentRangeEnd w:id="223"/>
      <w:r w:rsidR="00175EC2">
        <w:rPr>
          <w:rStyle w:val="CommentReference"/>
        </w:rPr>
        <w:commentReference w:id="223"/>
      </w:r>
      <w:r w:rsidRPr="004A556F">
        <w:rPr>
          <w:lang w:val="en-US"/>
        </w:rPr>
        <w:t xml:space="preserve">In the end, flags for all parameters </w:t>
      </w:r>
      <w:del w:id="229" w:author="Cerek, Piotr" w:date="2020-04-15T20:29:00Z">
        <w:r w:rsidRPr="004A556F" w:rsidDel="00175EC2">
          <w:rPr>
            <w:lang w:val="en-US"/>
          </w:rPr>
          <w:delText xml:space="preserve">got </w:delText>
        </w:r>
      </w:del>
      <w:ins w:id="230" w:author="Cerek, Piotr" w:date="2020-04-15T20:29:00Z">
        <w:r w:rsidR="00175EC2">
          <w:rPr>
            <w:lang w:val="en-US"/>
          </w:rPr>
          <w:t>have been</w:t>
        </w:r>
        <w:r w:rsidR="00175EC2" w:rsidRPr="004A556F">
          <w:rPr>
            <w:lang w:val="en-US"/>
          </w:rPr>
          <w:t xml:space="preserve"> </w:t>
        </w:r>
      </w:ins>
      <w:r w:rsidRPr="004A556F">
        <w:rPr>
          <w:lang w:val="en-US"/>
        </w:rPr>
        <w:t>combined</w:t>
      </w:r>
      <w:ins w:id="231" w:author="Cerek, Piotr" w:date="2020-04-15T20:29:00Z">
        <w:r w:rsidR="00175EC2">
          <w:rPr>
            <w:lang w:val="en-US"/>
          </w:rPr>
          <w:t>.</w:t>
        </w:r>
      </w:ins>
      <w:del w:id="232" w:author="Cerek, Piotr" w:date="2020-04-15T20:29:00Z">
        <w:r w:rsidRPr="004A556F" w:rsidDel="00175EC2">
          <w:rPr>
            <w:lang w:val="en-US"/>
          </w:rPr>
          <w:delText>,</w:delText>
        </w:r>
      </w:del>
      <w:r w:rsidRPr="004A556F">
        <w:rPr>
          <w:lang w:val="en-US"/>
        </w:rPr>
        <w:t xml:space="preserve"> </w:t>
      </w:r>
      <w:ins w:id="233" w:author="Cerek, Piotr" w:date="2020-04-15T20:29:00Z">
        <w:r w:rsidR="00175EC2">
          <w:rPr>
            <w:lang w:val="en-US"/>
          </w:rPr>
          <w:t xml:space="preserve">Consequently, </w:t>
        </w:r>
      </w:ins>
      <w:r w:rsidRPr="004A556F">
        <w:rPr>
          <w:lang w:val="en-US"/>
        </w:rPr>
        <w:t>if for at least one parameter</w:t>
      </w:r>
      <w:ins w:id="234" w:author="Cerek, Piotr" w:date="2020-04-15T20:30:00Z">
        <w:r w:rsidR="00175EC2">
          <w:rPr>
            <w:lang w:val="en-US"/>
          </w:rPr>
          <w:t xml:space="preserve"> the</w:t>
        </w:r>
      </w:ins>
      <w:r w:rsidRPr="004A556F">
        <w:rPr>
          <w:lang w:val="en-US"/>
        </w:rPr>
        <w:t xml:space="preserve"> warning was set, the sample got a warning label</w:t>
      </w:r>
      <w:ins w:id="235" w:author="Cerek, Piotr" w:date="2020-04-15T20:30:00Z">
        <w:r w:rsidR="00175EC2">
          <w:rPr>
            <w:lang w:val="en-US"/>
          </w:rPr>
          <w:t>,</w:t>
        </w:r>
      </w:ins>
      <w:r w:rsidRPr="004A556F">
        <w:rPr>
          <w:lang w:val="en-US"/>
        </w:rPr>
        <w:t xml:space="preserve"> and </w:t>
      </w:r>
      <w:del w:id="236" w:author="Cerek, Piotr" w:date="2020-04-15T20:30:00Z">
        <w:r w:rsidRPr="004A556F" w:rsidDel="00175EC2">
          <w:rPr>
            <w:lang w:val="en-US"/>
          </w:rPr>
          <w:delText xml:space="preserve">analogically </w:delText>
        </w:r>
      </w:del>
      <w:ins w:id="237" w:author="Cerek, Piotr" w:date="2020-04-15T20:30:00Z">
        <w:r w:rsidR="00175EC2">
          <w:rPr>
            <w:lang w:val="en-US"/>
          </w:rPr>
          <w:t>similarly,</w:t>
        </w:r>
        <w:r w:rsidR="00175EC2" w:rsidRPr="004A556F">
          <w:rPr>
            <w:lang w:val="en-US"/>
          </w:rPr>
          <w:t xml:space="preserve"> </w:t>
        </w:r>
      </w:ins>
      <w:r w:rsidRPr="004A556F">
        <w:rPr>
          <w:lang w:val="en-US"/>
        </w:rPr>
        <w:t xml:space="preserve">if at least one parameter had </w:t>
      </w:r>
      <w:ins w:id="238" w:author="Cerek, Piotr" w:date="2020-04-15T20:31:00Z">
        <w:r w:rsidR="00175EC2">
          <w:rPr>
            <w:lang w:val="en-US"/>
          </w:rPr>
          <w:t xml:space="preserve">the </w:t>
        </w:r>
      </w:ins>
      <w:r w:rsidRPr="004A556F">
        <w:rPr>
          <w:lang w:val="en-US"/>
        </w:rPr>
        <w:t>outlier flag then the sample was labeled as an outlier.  </w:t>
      </w:r>
    </w:p>
    <w:p w14:paraId="601CCAB8" w14:textId="2D9D4290"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This solution has many drawbacks, </w:t>
      </w:r>
      <w:proofErr w:type="spellStart"/>
      <w:ins w:id="239" w:author="Cerek, Piotr" w:date="2020-04-15T20:32:00Z">
        <w:r w:rsidR="00175EC2">
          <w:rPr>
            <w:lang w:val="en-US"/>
          </w:rPr>
          <w:t>e.g</w:t>
        </w:r>
        <w:proofErr w:type="spellEnd"/>
        <w:r w:rsidR="00175EC2">
          <w:rPr>
            <w:lang w:val="en-US"/>
          </w:rPr>
          <w:t xml:space="preserve"> </w:t>
        </w:r>
      </w:ins>
      <w:del w:id="240" w:author="Cerek, Piotr" w:date="2020-04-15T20:32:00Z">
        <w:r w:rsidRPr="004A556F" w:rsidDel="00175EC2">
          <w:rPr>
            <w:lang w:val="en-US"/>
          </w:rPr>
          <w:delText>most notably it</w:delText>
        </w:r>
      </w:del>
      <w:ins w:id="241" w:author="Cerek, Piotr" w:date="2020-04-15T20:32:00Z">
        <w:r w:rsidR="00175EC2">
          <w:rPr>
            <w:lang w:val="en-US"/>
          </w:rPr>
          <w:t>the obvious one</w:t>
        </w:r>
      </w:ins>
      <w:r w:rsidRPr="004A556F">
        <w:rPr>
          <w:lang w:val="en-US"/>
        </w:rPr>
        <w:t xml:space="preserve"> is oversensitiv</w:t>
      </w:r>
      <w:ins w:id="242" w:author="Cerek, Piotr" w:date="2020-04-15T20:32:00Z">
        <w:r w:rsidR="00175EC2">
          <w:rPr>
            <w:lang w:val="en-US"/>
          </w:rPr>
          <w:t>ity</w:t>
        </w:r>
      </w:ins>
      <w:del w:id="243" w:author="Cerek, Piotr" w:date="2020-04-15T20:32:00Z">
        <w:r w:rsidRPr="004A556F" w:rsidDel="00175EC2">
          <w:rPr>
            <w:lang w:val="en-US"/>
          </w:rPr>
          <w:delText>e</w:delText>
        </w:r>
      </w:del>
      <w:r w:rsidRPr="004A556F">
        <w:rPr>
          <w:lang w:val="en-US"/>
        </w:rPr>
        <w:t xml:space="preserve"> </w:t>
      </w:r>
      <w:del w:id="244" w:author="Cerek, Piotr" w:date="2020-04-15T20:33:00Z">
        <w:r w:rsidRPr="004A556F" w:rsidDel="00175EC2">
          <w:rPr>
            <w:lang w:val="en-US"/>
          </w:rPr>
          <w:delText xml:space="preserve">for </w:delText>
        </w:r>
      </w:del>
      <w:ins w:id="245" w:author="Cerek, Piotr" w:date="2020-04-15T20:33:00Z">
        <w:r w:rsidR="00175EC2">
          <w:rPr>
            <w:lang w:val="en-US"/>
          </w:rPr>
          <w:t xml:space="preserve">to </w:t>
        </w:r>
      </w:ins>
      <w:r w:rsidRPr="004A556F">
        <w:rPr>
          <w:lang w:val="en-US"/>
        </w:rPr>
        <w:t xml:space="preserve">singular deviated features. When data is highly multidimensional, as in this case, the singular skewed feature does not have to indicate </w:t>
      </w:r>
      <w:del w:id="246" w:author="Cerek, Piotr" w:date="2020-04-15T20:33:00Z">
        <w:r w:rsidRPr="004A556F" w:rsidDel="00175EC2">
          <w:rPr>
            <w:lang w:val="en-US"/>
          </w:rPr>
          <w:delText xml:space="preserve">that </w:delText>
        </w:r>
      </w:del>
      <w:r w:rsidRPr="004A556F">
        <w:rPr>
          <w:lang w:val="en-US"/>
        </w:rPr>
        <w:t xml:space="preserve">the sample </w:t>
      </w:r>
      <w:del w:id="247" w:author="Cerek, Piotr" w:date="2020-04-15T20:33:00Z">
        <w:r w:rsidRPr="004A556F" w:rsidDel="00175EC2">
          <w:rPr>
            <w:lang w:val="en-US"/>
          </w:rPr>
          <w:delText xml:space="preserve">is an </w:delText>
        </w:r>
      </w:del>
      <w:r w:rsidRPr="004A556F">
        <w:rPr>
          <w:lang w:val="en-US"/>
        </w:rPr>
        <w:t xml:space="preserve">anomaly. </w:t>
      </w:r>
      <w:del w:id="248" w:author="Cerek, Piotr" w:date="2020-04-15T20:34:00Z">
        <w:r w:rsidRPr="004A556F" w:rsidDel="00175EC2">
          <w:rPr>
            <w:lang w:val="en-US"/>
          </w:rPr>
          <w:delText xml:space="preserve">Comparing </w:delText>
        </w:r>
      </w:del>
      <w:ins w:id="249" w:author="Cerek, Piotr" w:date="2020-04-15T20:34:00Z">
        <w:r w:rsidR="00175EC2" w:rsidRPr="004A556F">
          <w:rPr>
            <w:lang w:val="en-US"/>
          </w:rPr>
          <w:t>Compari</w:t>
        </w:r>
        <w:r w:rsidR="00175EC2">
          <w:rPr>
            <w:lang w:val="en-US"/>
          </w:rPr>
          <w:t xml:space="preserve">son of </w:t>
        </w:r>
      </w:ins>
      <w:r w:rsidRPr="004A556F">
        <w:rPr>
          <w:lang w:val="en-US"/>
        </w:rPr>
        <w:t>just simple statistical parameters does not grasp their underlying relations. On the other side, the approach has some advantages, it is fully automated, quick and does not require any intervention from personnel. </w:t>
      </w:r>
      <w:r w:rsidR="00D446CD">
        <w:rPr>
          <w:lang w:val="en-US"/>
        </w:rPr>
        <w:t xml:space="preserve">Moreover, it can point out most problematic features, </w:t>
      </w:r>
      <w:del w:id="250" w:author="Cerek, Piotr" w:date="2020-04-15T20:34:00Z">
        <w:r w:rsidR="00D446CD" w:rsidDel="00175EC2">
          <w:rPr>
            <w:lang w:val="en-US"/>
          </w:rPr>
          <w:delText xml:space="preserve">as </w:delText>
        </w:r>
      </w:del>
      <w:proofErr w:type="spellStart"/>
      <w:ins w:id="251" w:author="Cerek, Piotr" w:date="2020-04-15T20:34:00Z">
        <w:r w:rsidR="00175EC2">
          <w:rPr>
            <w:lang w:val="en-US"/>
          </w:rPr>
          <w:t>e.g</w:t>
        </w:r>
        <w:proofErr w:type="spellEnd"/>
        <w:r w:rsidR="00175EC2">
          <w:rPr>
            <w:lang w:val="en-US"/>
          </w:rPr>
          <w:t xml:space="preserve"> </w:t>
        </w:r>
      </w:ins>
      <w:del w:id="252" w:author="Cerek, Piotr" w:date="2020-04-15T20:35:00Z">
        <w:r w:rsidR="00D446CD" w:rsidDel="00175EC2">
          <w:rPr>
            <w:lang w:val="en-US"/>
          </w:rPr>
          <w:delText>those with</w:delText>
        </w:r>
      </w:del>
      <w:ins w:id="253" w:author="Cerek, Piotr" w:date="2020-04-15T20:35:00Z">
        <w:r w:rsidR="00175EC2">
          <w:rPr>
            <w:lang w:val="en-US"/>
          </w:rPr>
          <w:t>the</w:t>
        </w:r>
      </w:ins>
      <w:r w:rsidR="00D446CD">
        <w:rPr>
          <w:lang w:val="en-US"/>
        </w:rPr>
        <w:t xml:space="preserve"> strongest deviations.</w:t>
      </w:r>
    </w:p>
    <w:p w14:paraId="4B99E490" w14:textId="21F3F56D" w:rsidR="004A556F" w:rsidRPr="004A556F" w:rsidRDefault="004A556F" w:rsidP="004A556F">
      <w:pPr>
        <w:pStyle w:val="NoSpacing"/>
        <w:rPr>
          <w:lang w:val="en-US"/>
        </w:rPr>
      </w:pPr>
      <w:r w:rsidRPr="004A556F">
        <w:rPr>
          <w:rStyle w:val="apple-tab-span"/>
          <w:color w:val="000000"/>
          <w:lang w:val="en-US"/>
        </w:rPr>
        <w:tab/>
      </w:r>
      <w:r w:rsidRPr="004A556F">
        <w:rPr>
          <w:lang w:val="en-US"/>
        </w:rPr>
        <w:t xml:space="preserve">The quality assurance problem seems like a great </w:t>
      </w:r>
      <w:del w:id="254" w:author="Cerek, Piotr" w:date="2020-04-15T20:36:00Z">
        <w:r w:rsidRPr="004A556F" w:rsidDel="009B3893">
          <w:rPr>
            <w:lang w:val="en-US"/>
          </w:rPr>
          <w:delText xml:space="preserve">use </w:delText>
        </w:r>
      </w:del>
      <w:ins w:id="255" w:author="Cerek, Piotr" w:date="2020-04-15T20:36:00Z">
        <w:r w:rsidR="009B3893">
          <w:rPr>
            <w:lang w:val="en-US"/>
          </w:rPr>
          <w:t>application</w:t>
        </w:r>
        <w:r w:rsidR="009B3893" w:rsidRPr="004A556F">
          <w:rPr>
            <w:lang w:val="en-US"/>
          </w:rPr>
          <w:t xml:space="preserve"> </w:t>
        </w:r>
      </w:ins>
      <w:r w:rsidRPr="004A556F">
        <w:rPr>
          <w:lang w:val="en-US"/>
        </w:rPr>
        <w:t>case for machine learning,</w:t>
      </w:r>
      <w:r w:rsidR="00086BEF">
        <w:rPr>
          <w:lang w:val="en-US"/>
        </w:rPr>
        <w:t xml:space="preserve"> as</w:t>
      </w:r>
      <w:r w:rsidRPr="004A556F">
        <w:rPr>
          <w:lang w:val="en-US"/>
        </w:rPr>
        <w:t xml:space="preserve"> it requires finding patterns in a big amount of multidimensional data. There are, however, </w:t>
      </w:r>
      <w:ins w:id="256" w:author="Cerek, Piotr" w:date="2020-04-15T20:36:00Z">
        <w:r w:rsidR="009B3893">
          <w:rPr>
            <w:lang w:val="en-US"/>
          </w:rPr>
          <w:t xml:space="preserve">a </w:t>
        </w:r>
      </w:ins>
      <w:r w:rsidRPr="004A556F">
        <w:rPr>
          <w:lang w:val="en-US"/>
        </w:rPr>
        <w:t xml:space="preserve">few possible ways to apply ML to this task. First, would be supervised learning. In this case, the model would learn to assign labels based on some training set that was already marked. It could, for example, learn to imitate the classic approach, which does not bring much value.  </w:t>
      </w:r>
      <w:r w:rsidR="00086BEF">
        <w:rPr>
          <w:lang w:val="en-US"/>
        </w:rPr>
        <w:t>The situation</w:t>
      </w:r>
      <w:r w:rsidRPr="004A556F">
        <w:rPr>
          <w:lang w:val="en-US"/>
        </w:rPr>
        <w:t xml:space="preserve"> would be different if an expert user would label some of </w:t>
      </w:r>
      <w:del w:id="257" w:author="Cerek, Piotr" w:date="2020-04-15T20:36:00Z">
        <w:r w:rsidRPr="004A556F" w:rsidDel="009B3893">
          <w:rPr>
            <w:lang w:val="en-US"/>
          </w:rPr>
          <w:delText xml:space="preserve">the </w:delText>
        </w:r>
      </w:del>
      <w:r w:rsidRPr="004A556F">
        <w:rPr>
          <w:lang w:val="en-US"/>
        </w:rPr>
        <w:t xml:space="preserve">data points. Then, the model could learn to imitate the </w:t>
      </w:r>
      <w:r w:rsidR="00086BEF">
        <w:rPr>
          <w:lang w:val="en-US"/>
        </w:rPr>
        <w:t>operator</w:t>
      </w:r>
      <w:r w:rsidRPr="004A556F">
        <w:rPr>
          <w:lang w:val="en-US"/>
        </w:rPr>
        <w:t>. This still sets some limitations,</w:t>
      </w:r>
      <w:ins w:id="258" w:author="Cerek, Piotr" w:date="2020-04-15T20:36:00Z">
        <w:r w:rsidR="009B3893">
          <w:rPr>
            <w:lang w:val="en-US"/>
          </w:rPr>
          <w:t xml:space="preserve"> </w:t>
        </w:r>
        <w:proofErr w:type="spellStart"/>
        <w:r w:rsidR="009B3893">
          <w:rPr>
            <w:lang w:val="en-US"/>
          </w:rPr>
          <w:t>i.e</w:t>
        </w:r>
      </w:ins>
      <w:proofErr w:type="spellEnd"/>
      <w:r w:rsidRPr="004A556F">
        <w:rPr>
          <w:lang w:val="en-US"/>
        </w:rPr>
        <w:t xml:space="preserve"> if one model </w:t>
      </w:r>
      <w:del w:id="259" w:author="Cerek, Piotr" w:date="2020-04-15T20:37:00Z">
        <w:r w:rsidRPr="004A556F" w:rsidDel="009B3893">
          <w:rPr>
            <w:lang w:val="en-US"/>
          </w:rPr>
          <w:delText>would be</w:delText>
        </w:r>
      </w:del>
      <w:ins w:id="260" w:author="Cerek, Piotr" w:date="2020-04-15T20:37:00Z">
        <w:r w:rsidR="009B3893">
          <w:rPr>
            <w:lang w:val="en-US"/>
          </w:rPr>
          <w:t>is</w:t>
        </w:r>
      </w:ins>
      <w:r w:rsidRPr="004A556F">
        <w:rPr>
          <w:lang w:val="en-US"/>
        </w:rPr>
        <w:t xml:space="preserve"> used for all types of runs, </w:t>
      </w:r>
      <w:commentRangeStart w:id="261"/>
      <w:ins w:id="262" w:author="Cerek, Piotr" w:date="2020-04-15T20:37:00Z">
        <w:r w:rsidR="009B3893">
          <w:rPr>
            <w:lang w:val="en-US"/>
          </w:rPr>
          <w:t>(</w:t>
        </w:r>
      </w:ins>
      <w:r w:rsidRPr="004A556F">
        <w:rPr>
          <w:lang w:val="en-US"/>
        </w:rPr>
        <w:t>not regarding varying base parameters of measurement itself</w:t>
      </w:r>
      <w:ins w:id="263" w:author="Cerek, Piotr" w:date="2020-04-15T20:37:00Z">
        <w:r w:rsidR="009B3893">
          <w:rPr>
            <w:lang w:val="en-US"/>
          </w:rPr>
          <w:t>)</w:t>
        </w:r>
      </w:ins>
      <w:commentRangeEnd w:id="261"/>
      <w:ins w:id="264" w:author="Cerek, Piotr" w:date="2020-04-15T20:38:00Z">
        <w:r w:rsidR="009B3893">
          <w:rPr>
            <w:rStyle w:val="CommentReference"/>
          </w:rPr>
          <w:commentReference w:id="261"/>
        </w:r>
      </w:ins>
      <w:r w:rsidRPr="004A556F">
        <w:rPr>
          <w:lang w:val="en-US"/>
        </w:rPr>
        <w:t xml:space="preserve">, it </w:t>
      </w:r>
      <w:del w:id="265" w:author="Cerek, Piotr" w:date="2020-04-15T20:40:00Z">
        <w:r w:rsidRPr="004A556F" w:rsidDel="009B3893">
          <w:rPr>
            <w:lang w:val="en-US"/>
          </w:rPr>
          <w:delText xml:space="preserve">could </w:delText>
        </w:r>
      </w:del>
      <w:ins w:id="266" w:author="Cerek, Piotr" w:date="2020-04-15T20:40:00Z">
        <w:r w:rsidR="009B3893">
          <w:rPr>
            <w:lang w:val="en-US"/>
          </w:rPr>
          <w:t>can</w:t>
        </w:r>
        <w:r w:rsidR="009B3893" w:rsidRPr="004A556F">
          <w:rPr>
            <w:lang w:val="en-US"/>
          </w:rPr>
          <w:t xml:space="preserve"> </w:t>
        </w:r>
      </w:ins>
      <w:r w:rsidRPr="004A556F">
        <w:rPr>
          <w:lang w:val="en-US"/>
        </w:rPr>
        <w:t xml:space="preserve">generalize too strongly. If many models </w:t>
      </w:r>
      <w:del w:id="267" w:author="Cerek, Piotr" w:date="2020-04-15T20:40:00Z">
        <w:r w:rsidRPr="004A556F" w:rsidDel="009B3893">
          <w:rPr>
            <w:lang w:val="en-US"/>
          </w:rPr>
          <w:delText xml:space="preserve">were </w:delText>
        </w:r>
      </w:del>
      <w:ins w:id="268" w:author="Cerek, Piotr" w:date="2020-04-15T20:40:00Z">
        <w:r w:rsidR="009B3893">
          <w:rPr>
            <w:lang w:val="en-US"/>
          </w:rPr>
          <w:t>are</w:t>
        </w:r>
        <w:r w:rsidR="009B3893" w:rsidRPr="004A556F">
          <w:rPr>
            <w:lang w:val="en-US"/>
          </w:rPr>
          <w:t xml:space="preserve"> </w:t>
        </w:r>
      </w:ins>
      <w:r w:rsidRPr="004A556F">
        <w:rPr>
          <w:lang w:val="en-US"/>
        </w:rPr>
        <w:t>used, the user would have to mark each dataset for training separately</w:t>
      </w:r>
      <w:ins w:id="269" w:author="Cerek, Piotr" w:date="2020-04-15T20:40:00Z">
        <w:r w:rsidR="009B3893">
          <w:rPr>
            <w:lang w:val="en-US"/>
          </w:rPr>
          <w:t>,</w:t>
        </w:r>
      </w:ins>
      <w:r w:rsidRPr="004A556F">
        <w:rPr>
          <w:lang w:val="en-US"/>
        </w:rPr>
        <w:t xml:space="preserve"> and that could be very time-consuming. </w:t>
      </w:r>
    </w:p>
    <w:p w14:paraId="47158081" w14:textId="59C9359C"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 xml:space="preserve">The perfect approach would be a completely unsupervised solution, </w:t>
      </w:r>
      <w:ins w:id="270" w:author="Cerek, Piotr" w:date="2020-04-15T20:40:00Z">
        <w:r w:rsidR="009B3893">
          <w:rPr>
            <w:lang w:val="en-US"/>
          </w:rPr>
          <w:t xml:space="preserve">a </w:t>
        </w:r>
      </w:ins>
      <w:r w:rsidRPr="004A556F">
        <w:rPr>
          <w:lang w:val="en-US"/>
        </w:rPr>
        <w:t xml:space="preserve">model that can learn to separate data by itself. This model </w:t>
      </w:r>
      <w:del w:id="271" w:author="Cerek, Piotr" w:date="2020-04-15T20:40:00Z">
        <w:r w:rsidRPr="004A556F" w:rsidDel="009B3893">
          <w:rPr>
            <w:lang w:val="en-US"/>
          </w:rPr>
          <w:delText xml:space="preserve">could </w:delText>
        </w:r>
      </w:del>
      <w:ins w:id="272" w:author="Cerek, Piotr" w:date="2020-04-15T20:40:00Z">
        <w:r w:rsidR="009B3893">
          <w:rPr>
            <w:lang w:val="en-US"/>
          </w:rPr>
          <w:t>will</w:t>
        </w:r>
        <w:r w:rsidR="009B3893" w:rsidRPr="004A556F">
          <w:rPr>
            <w:lang w:val="en-US"/>
          </w:rPr>
          <w:t xml:space="preserve"> </w:t>
        </w:r>
      </w:ins>
      <w:r w:rsidRPr="004A556F">
        <w:rPr>
          <w:lang w:val="en-US"/>
        </w:rPr>
        <w:t>not only save time</w:t>
      </w:r>
      <w:ins w:id="273" w:author="Cerek, Piotr" w:date="2020-04-15T20:40:00Z">
        <w:r w:rsidR="009B3893">
          <w:rPr>
            <w:lang w:val="en-US"/>
          </w:rPr>
          <w:t>,</w:t>
        </w:r>
      </w:ins>
      <w:r w:rsidRPr="004A556F">
        <w:rPr>
          <w:lang w:val="en-US"/>
        </w:rPr>
        <w:t xml:space="preserve"> that </w:t>
      </w:r>
      <w:del w:id="274" w:author="Cerek, Piotr" w:date="2020-04-15T20:41:00Z">
        <w:r w:rsidRPr="004A556F" w:rsidDel="009B3893">
          <w:rPr>
            <w:lang w:val="en-US"/>
          </w:rPr>
          <w:delText xml:space="preserve">would </w:delText>
        </w:r>
      </w:del>
      <w:r w:rsidRPr="004A556F">
        <w:rPr>
          <w:lang w:val="en-US"/>
        </w:rPr>
        <w:t>have to be invested in creating training datasets</w:t>
      </w:r>
      <w:ins w:id="275" w:author="Cerek, Piotr" w:date="2020-04-15T20:41:00Z">
        <w:r w:rsidR="009B3893">
          <w:rPr>
            <w:lang w:val="en-US"/>
          </w:rPr>
          <w:t>,</w:t>
        </w:r>
      </w:ins>
      <w:r w:rsidRPr="004A556F">
        <w:rPr>
          <w:lang w:val="en-US"/>
        </w:rPr>
        <w:t xml:space="preserve"> but also possibly learn new ways to </w:t>
      </w:r>
      <w:r w:rsidR="00086BEF">
        <w:rPr>
          <w:lang w:val="en-US"/>
        </w:rPr>
        <w:t>execute</w:t>
      </w:r>
      <w:r w:rsidRPr="004A556F">
        <w:rPr>
          <w:lang w:val="en-US"/>
        </w:rPr>
        <w:t xml:space="preserve"> the task and outperform classic automated outlier selection</w:t>
      </w:r>
      <w:ins w:id="276" w:author="Cerek, Piotr" w:date="2020-04-15T20:41:00Z">
        <w:r w:rsidR="009B3893">
          <w:rPr>
            <w:lang w:val="en-US"/>
          </w:rPr>
          <w:t>,</w:t>
        </w:r>
      </w:ins>
      <w:r w:rsidRPr="004A556F">
        <w:rPr>
          <w:lang w:val="en-US"/>
        </w:rPr>
        <w:t xml:space="preserve"> </w:t>
      </w:r>
      <w:del w:id="277" w:author="Cerek, Piotr" w:date="2020-04-15T20:41:00Z">
        <w:r w:rsidRPr="004A556F" w:rsidDel="009B3893">
          <w:rPr>
            <w:lang w:val="en-US"/>
          </w:rPr>
          <w:delText>and also</w:delText>
        </w:r>
      </w:del>
      <w:ins w:id="278" w:author="Cerek, Piotr" w:date="2020-04-15T20:41:00Z">
        <w:r w:rsidR="009B3893">
          <w:rPr>
            <w:lang w:val="en-US"/>
          </w:rPr>
          <w:t>as well as</w:t>
        </w:r>
      </w:ins>
      <w:r w:rsidRPr="004A556F">
        <w:rPr>
          <w:lang w:val="en-US"/>
        </w:rPr>
        <w:t xml:space="preserve">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279" w:name="_Toc37604575"/>
      <w:r w:rsidRPr="00193A4A">
        <w:rPr>
          <w:bCs/>
          <w:lang w:val="en-US"/>
        </w:rPr>
        <w:t>2.3. Anomaly Explanation</w:t>
      </w:r>
      <w:bookmarkEnd w:id="279"/>
    </w:p>
    <w:p w14:paraId="0330B010" w14:textId="3EE097E4" w:rsidR="004A556F" w:rsidRPr="004A556F" w:rsidRDefault="004A556F" w:rsidP="004A556F">
      <w:pPr>
        <w:pStyle w:val="NoSpacing"/>
        <w:rPr>
          <w:lang w:val="en-US"/>
        </w:rPr>
      </w:pPr>
      <w:r>
        <w:rPr>
          <w:lang w:val="en-US"/>
        </w:rPr>
        <w:tab/>
      </w:r>
      <w:r w:rsidRPr="004A556F">
        <w:rPr>
          <w:lang w:val="en-US"/>
        </w:rPr>
        <w:t xml:space="preserve">Going further, if </w:t>
      </w:r>
      <w:del w:id="280" w:author="Cerek, Piotr" w:date="2020-04-15T20:50:00Z">
        <w:r w:rsidRPr="004A556F" w:rsidDel="001D7FC0">
          <w:rPr>
            <w:lang w:val="en-US"/>
          </w:rPr>
          <w:delText xml:space="preserve">a </w:delText>
        </w:r>
      </w:del>
      <w:r w:rsidRPr="004A556F">
        <w:rPr>
          <w:lang w:val="en-US"/>
        </w:rPr>
        <w:t xml:space="preserve">machine learning model could learn how to detect outliers in a new, more robust way, it would be greatly informative </w:t>
      </w:r>
      <w:del w:id="281" w:author="Cerek, Piotr" w:date="2020-04-15T20:50:00Z">
        <w:r w:rsidRPr="004A556F" w:rsidDel="001D7FC0">
          <w:rPr>
            <w:lang w:val="en-US"/>
          </w:rPr>
          <w:delText xml:space="preserve">to </w:delText>
        </w:r>
      </w:del>
      <w:r w:rsidRPr="004A556F">
        <w:rPr>
          <w:lang w:val="en-US"/>
        </w:rPr>
        <w:t>explain</w:t>
      </w:r>
      <w:ins w:id="282" w:author="Cerek, Piotr" w:date="2020-04-15T20:50:00Z">
        <w:r w:rsidR="001D7FC0">
          <w:rPr>
            <w:lang w:val="en-US"/>
          </w:rPr>
          <w:t>ing</w:t>
        </w:r>
      </w:ins>
      <w:r w:rsidRPr="004A556F">
        <w:rPr>
          <w:lang w:val="en-US"/>
        </w:rPr>
        <w:t xml:space="preserve"> its choices to humans. </w:t>
      </w:r>
      <w:del w:id="283" w:author="Cerek, Piotr" w:date="2020-04-15T20:51:00Z">
        <w:r w:rsidR="00193A4A" w:rsidDel="001D7FC0">
          <w:rPr>
            <w:lang w:val="en-US"/>
          </w:rPr>
          <w:delText>Also</w:delText>
        </w:r>
      </w:del>
      <w:ins w:id="284" w:author="Cerek, Piotr" w:date="2020-04-15T20:51:00Z">
        <w:r w:rsidR="001D7FC0">
          <w:rPr>
            <w:lang w:val="en-US"/>
          </w:rPr>
          <w:t>Consequently</w:t>
        </w:r>
      </w:ins>
      <w:r w:rsidR="00193A4A">
        <w:rPr>
          <w:lang w:val="en-US"/>
        </w:rPr>
        <w:t>,</w:t>
      </w:r>
      <w:r>
        <w:rPr>
          <w:lang w:val="en-US"/>
        </w:rPr>
        <w:t xml:space="preserve"> </w:t>
      </w:r>
      <w:r w:rsidR="00193A4A">
        <w:rPr>
          <w:lang w:val="en-US"/>
        </w:rPr>
        <w:t xml:space="preserve">it would be easier to build </w:t>
      </w:r>
      <w:ins w:id="285" w:author="Cerek, Piotr" w:date="2020-04-15T20:51:00Z">
        <w:r w:rsidR="001D7FC0">
          <w:rPr>
            <w:lang w:val="en-US"/>
          </w:rPr>
          <w:t xml:space="preserve">and raise </w:t>
        </w:r>
      </w:ins>
      <w:ins w:id="286" w:author="Cerek, Piotr" w:date="2020-04-15T20:52:00Z">
        <w:r w:rsidR="001D7FC0">
          <w:rPr>
            <w:lang w:val="en-US"/>
          </w:rPr>
          <w:t xml:space="preserve">the users’ </w:t>
        </w:r>
      </w:ins>
      <w:r w:rsidR="00193A4A">
        <w:rPr>
          <w:lang w:val="en-US"/>
        </w:rPr>
        <w:t>trust</w:t>
      </w:r>
      <w:del w:id="287" w:author="Cerek, Piotr" w:date="2020-04-15T20:52:00Z">
        <w:r w:rsidR="00193A4A" w:rsidDel="001D7FC0">
          <w:rPr>
            <w:lang w:val="en-US"/>
          </w:rPr>
          <w:delText xml:space="preserve"> of the users</w:delText>
        </w:r>
      </w:del>
      <w:r w:rsidR="00193A4A">
        <w:rPr>
          <w:lang w:val="en-US"/>
        </w:rPr>
        <w:t xml:space="preserve">. </w:t>
      </w:r>
      <w:r w:rsidRPr="004A556F">
        <w:rPr>
          <w:lang w:val="en-US"/>
        </w:rPr>
        <w:t xml:space="preserve">A common problem with ML models </w:t>
      </w:r>
      <w:del w:id="288" w:author="Cerek, Piotr" w:date="2020-04-15T20:52:00Z">
        <w:r w:rsidRPr="004A556F" w:rsidDel="001D7FC0">
          <w:rPr>
            <w:lang w:val="en-US"/>
          </w:rPr>
          <w:delText xml:space="preserve">is </w:delText>
        </w:r>
      </w:del>
      <w:ins w:id="289" w:author="Cerek, Piotr" w:date="2020-04-15T20:52:00Z">
        <w:r w:rsidR="001D7FC0">
          <w:rPr>
            <w:lang w:val="en-US"/>
          </w:rPr>
          <w:t xml:space="preserve">stays with the fact </w:t>
        </w:r>
      </w:ins>
      <w:r w:rsidRPr="004A556F">
        <w:rPr>
          <w:lang w:val="en-US"/>
        </w:rPr>
        <w:t xml:space="preserve">that they </w:t>
      </w:r>
      <w:r w:rsidR="00086BEF">
        <w:rPr>
          <w:lang w:val="en-US"/>
        </w:rPr>
        <w:t xml:space="preserve">work </w:t>
      </w:r>
      <w:r w:rsidRPr="004A556F">
        <w:rPr>
          <w:lang w:val="en-US"/>
        </w:rPr>
        <w:t xml:space="preserve">as black boxes. The user is specifying inputs and </w:t>
      </w:r>
      <w:del w:id="290" w:author="Cerek, Piotr" w:date="2020-04-15T20:53:00Z">
        <w:r w:rsidRPr="004A556F" w:rsidDel="001D7FC0">
          <w:rPr>
            <w:lang w:val="en-US"/>
          </w:rPr>
          <w:delText xml:space="preserve">is </w:delText>
        </w:r>
      </w:del>
      <w:r w:rsidRPr="004A556F">
        <w:rPr>
          <w:lang w:val="en-US"/>
        </w:rPr>
        <w:t>expect</w:t>
      </w:r>
      <w:ins w:id="291" w:author="Cerek, Piotr" w:date="2020-04-15T20:53:00Z">
        <w:r w:rsidR="001D7FC0">
          <w:rPr>
            <w:lang w:val="en-US"/>
          </w:rPr>
          <w:t>s</w:t>
        </w:r>
      </w:ins>
      <w:del w:id="292" w:author="Cerek, Piotr" w:date="2020-04-15T20:53:00Z">
        <w:r w:rsidRPr="004A556F" w:rsidDel="001D7FC0">
          <w:rPr>
            <w:lang w:val="en-US"/>
          </w:rPr>
          <w:delText>ing</w:delText>
        </w:r>
      </w:del>
      <w:r w:rsidRPr="004A556F">
        <w:rPr>
          <w:lang w:val="en-US"/>
        </w:rPr>
        <w:t xml:space="preserve"> certain outputs, but </w:t>
      </w:r>
      <w:commentRangeStart w:id="293"/>
      <w:r w:rsidRPr="004A556F">
        <w:rPr>
          <w:lang w:val="en-US"/>
        </w:rPr>
        <w:t xml:space="preserve">inner </w:t>
      </w:r>
      <w:commentRangeEnd w:id="293"/>
      <w:r w:rsidR="001D7FC0">
        <w:rPr>
          <w:rStyle w:val="CommentReference"/>
        </w:rPr>
        <w:commentReference w:id="293"/>
      </w:r>
      <w:r w:rsidRPr="004A556F">
        <w:rPr>
          <w:lang w:val="en-US"/>
        </w:rPr>
        <w:t xml:space="preserve">working, </w:t>
      </w:r>
      <w:ins w:id="294" w:author="Cerek, Piotr" w:date="2020-04-15T20:55:00Z">
        <w:r w:rsidR="001D7FC0">
          <w:rPr>
            <w:lang w:val="en-US"/>
          </w:rPr>
          <w:t xml:space="preserve">and </w:t>
        </w:r>
      </w:ins>
      <w:r w:rsidRPr="004A556F">
        <w:rPr>
          <w:lang w:val="en-US"/>
        </w:rPr>
        <w:t>the algorithm</w:t>
      </w:r>
      <w:del w:id="295" w:author="Cerek, Piotr" w:date="2020-04-15T20:55:00Z">
        <w:r w:rsidRPr="004A556F" w:rsidDel="001D7FC0">
          <w:rPr>
            <w:lang w:val="en-US"/>
          </w:rPr>
          <w:delText>,</w:delText>
        </w:r>
      </w:del>
      <w:r w:rsidRPr="004A556F">
        <w:rPr>
          <w:lang w:val="en-US"/>
        </w:rPr>
        <w:t xml:space="preserve"> remain</w:t>
      </w:r>
      <w:del w:id="296" w:author="Cerek, Piotr" w:date="2020-04-15T20:55:00Z">
        <w:r w:rsidRPr="004A556F" w:rsidDel="001D7FC0">
          <w:rPr>
            <w:lang w:val="en-US"/>
          </w:rPr>
          <w:delText>s</w:delText>
        </w:r>
      </w:del>
      <w:r w:rsidRPr="004A556F">
        <w:rPr>
          <w:lang w:val="en-US"/>
        </w:rPr>
        <w:t xml:space="preserve"> unknown. </w:t>
      </w:r>
      <w:del w:id="297" w:author="Cerek, Piotr" w:date="2020-04-15T20:55:00Z">
        <w:r w:rsidRPr="004A556F" w:rsidDel="001D7FC0">
          <w:rPr>
            <w:lang w:val="en-US"/>
          </w:rPr>
          <w:delText xml:space="preserve">Often, </w:delText>
        </w:r>
      </w:del>
      <w:del w:id="298" w:author="Cerek, Piotr" w:date="2020-04-15T20:56:00Z">
        <w:r w:rsidRPr="004A556F" w:rsidDel="001D7FC0">
          <w:rPr>
            <w:lang w:val="en-US"/>
          </w:rPr>
          <w:delText xml:space="preserve">models </w:delText>
        </w:r>
      </w:del>
      <w:ins w:id="299" w:author="Cerek, Piotr" w:date="2020-04-15T20:56:00Z">
        <w:r w:rsidR="001D7FC0">
          <w:rPr>
            <w:lang w:val="en-US"/>
          </w:rPr>
          <w:t>M</w:t>
        </w:r>
        <w:r w:rsidR="001D7FC0" w:rsidRPr="004A556F">
          <w:rPr>
            <w:lang w:val="en-US"/>
          </w:rPr>
          <w:t xml:space="preserve">odels </w:t>
        </w:r>
      </w:ins>
      <w:r w:rsidRPr="004A556F">
        <w:rPr>
          <w:lang w:val="en-US"/>
        </w:rPr>
        <w:t xml:space="preserve">are </w:t>
      </w:r>
      <w:ins w:id="300" w:author="Cerek, Piotr" w:date="2020-04-15T20:56:00Z">
        <w:r w:rsidR="001D7FC0">
          <w:rPr>
            <w:lang w:val="en-US"/>
          </w:rPr>
          <w:t xml:space="preserve">often </w:t>
        </w:r>
      </w:ins>
      <w:r w:rsidRPr="004A556F">
        <w:rPr>
          <w:lang w:val="en-US"/>
        </w:rPr>
        <w:t>intended to work this way</w:t>
      </w:r>
      <w:ins w:id="301" w:author="Cerek, Piotr" w:date="2020-04-15T20:56:00Z">
        <w:r w:rsidR="001D7FC0">
          <w:rPr>
            <w:lang w:val="en-US"/>
          </w:rPr>
          <w:t>,</w:t>
        </w:r>
      </w:ins>
      <w:r w:rsidRPr="004A556F">
        <w:rPr>
          <w:lang w:val="en-US"/>
        </w:rPr>
        <w:t xml:space="preserve"> but nowadays more and more scientists are </w:t>
      </w:r>
      <w:commentRangeStart w:id="302"/>
      <w:commentRangeStart w:id="303"/>
      <w:r w:rsidRPr="004A556F">
        <w:rPr>
          <w:lang w:val="en-US"/>
        </w:rPr>
        <w:t>striving</w:t>
      </w:r>
      <w:commentRangeEnd w:id="302"/>
      <w:r w:rsidR="001D7FC0">
        <w:rPr>
          <w:rStyle w:val="CommentReference"/>
        </w:rPr>
        <w:commentReference w:id="302"/>
      </w:r>
      <w:commentRangeEnd w:id="303"/>
      <w:r w:rsidR="001D7FC0">
        <w:rPr>
          <w:rStyle w:val="CommentReference"/>
        </w:rPr>
        <w:commentReference w:id="303"/>
      </w:r>
      <w:r w:rsidRPr="004A556F">
        <w:rPr>
          <w:lang w:val="en-US"/>
        </w:rPr>
        <w:t xml:space="preserve"> towards having </w:t>
      </w:r>
      <w:r w:rsidR="00086BEF" w:rsidRPr="00086BEF">
        <w:rPr>
          <w:b/>
          <w:bCs/>
          <w:lang w:val="en-US"/>
        </w:rPr>
        <w:t>E</w:t>
      </w:r>
      <w:r w:rsidRPr="00086BEF">
        <w:rPr>
          <w:b/>
          <w:bCs/>
          <w:lang w:val="en-US"/>
        </w:rPr>
        <w:t xml:space="preserve">xplainable </w:t>
      </w:r>
      <w:r w:rsidR="00086BEF" w:rsidRPr="00086BEF">
        <w:rPr>
          <w:b/>
          <w:bCs/>
          <w:lang w:val="en-US"/>
        </w:rPr>
        <w:t>A</w:t>
      </w:r>
      <w:r w:rsidRPr="00086BEF">
        <w:rPr>
          <w:b/>
          <w:bCs/>
          <w:lang w:val="en-US"/>
        </w:rPr>
        <w:t xml:space="preserve">rtificial </w:t>
      </w:r>
      <w:r w:rsidR="00086BEF">
        <w:rPr>
          <w:b/>
          <w:bCs/>
          <w:lang w:val="en-US"/>
        </w:rPr>
        <w:t>I</w:t>
      </w:r>
      <w:r w:rsidRPr="00086BEF">
        <w:rPr>
          <w:b/>
          <w:bCs/>
          <w:lang w:val="en-US"/>
        </w:rPr>
        <w:t>ntelligence</w:t>
      </w:r>
      <w:ins w:id="304" w:author="Cerek, Piotr" w:date="2020-04-15T20:57:00Z">
        <w:r w:rsidR="001D7FC0">
          <w:rPr>
            <w:b/>
            <w:bCs/>
            <w:lang w:val="en-US"/>
          </w:rPr>
          <w:t xml:space="preserve"> (EAI)</w:t>
        </w:r>
      </w:ins>
      <w:r w:rsidRPr="004A556F">
        <w:rPr>
          <w:lang w:val="en-US"/>
        </w:rPr>
        <w:t xml:space="preserve">. It aims to create solutions that not only can predict answers but also support them with arguments, for example, </w:t>
      </w:r>
      <w:commentRangeStart w:id="305"/>
      <w:r w:rsidR="00086BEF">
        <w:rPr>
          <w:lang w:val="en-US"/>
        </w:rPr>
        <w:t xml:space="preserve">by </w:t>
      </w:r>
      <w:r w:rsidRPr="004A556F">
        <w:rPr>
          <w:lang w:val="en-US"/>
        </w:rPr>
        <w:t>point</w:t>
      </w:r>
      <w:r w:rsidR="00086BEF">
        <w:rPr>
          <w:lang w:val="en-US"/>
        </w:rPr>
        <w:t>ing</w:t>
      </w:r>
      <w:r w:rsidRPr="004A556F">
        <w:rPr>
          <w:lang w:val="en-US"/>
        </w:rPr>
        <w:t xml:space="preserve"> out features that mostly influenced prediction.</w:t>
      </w:r>
      <w:commentRangeEnd w:id="305"/>
      <w:r w:rsidR="001D7FC0">
        <w:rPr>
          <w:rStyle w:val="CommentReference"/>
        </w:rPr>
        <w:commentReference w:id="305"/>
      </w:r>
      <w:r w:rsidRPr="004A556F">
        <w:rPr>
          <w:lang w:val="en-US"/>
        </w:rPr>
        <w:t> </w:t>
      </w:r>
    </w:p>
    <w:p w14:paraId="4F1E1A62" w14:textId="7B43AF21"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t>
      </w:r>
      <w:del w:id="306" w:author="Cerek, Piotr" w:date="2020-04-15T20:59:00Z">
        <w:r w:rsidRPr="004A556F" w:rsidDel="001D7FC0">
          <w:rPr>
            <w:lang w:val="en-US"/>
          </w:rPr>
          <w:delText>would be employed</w:delText>
        </w:r>
      </w:del>
      <w:ins w:id="307" w:author="Cerek, Piotr" w:date="2020-04-15T20:59:00Z">
        <w:r w:rsidR="001D7FC0">
          <w:rPr>
            <w:lang w:val="en-US"/>
          </w:rPr>
          <w:t>is applied</w:t>
        </w:r>
      </w:ins>
      <w:r w:rsidRPr="004A556F">
        <w:rPr>
          <w:lang w:val="en-US"/>
        </w:rPr>
        <w:t xml:space="preserve"> for quality control</w:t>
      </w:r>
      <w:r w:rsidR="00086BEF">
        <w:rPr>
          <w:lang w:val="en-US"/>
        </w:rPr>
        <w:t xml:space="preserve"> task</w:t>
      </w:r>
      <w:r w:rsidRPr="004A556F">
        <w:rPr>
          <w:lang w:val="en-US"/>
        </w:rPr>
        <w:t xml:space="preserve"> in CERN’s ALICE, researchers could not only use machine learning as an automated solution for outliers detection </w:t>
      </w:r>
      <w:r w:rsidR="00086BEF">
        <w:rPr>
          <w:lang w:val="en-US"/>
        </w:rPr>
        <w:t>that they could trust, but also</w:t>
      </w:r>
      <w:r w:rsidRPr="004A556F">
        <w:rPr>
          <w:lang w:val="en-US"/>
        </w:rPr>
        <w:t xml:space="preserve"> possibly obtain new information regarding data</w:t>
      </w:r>
      <w:r w:rsidR="00086BEF">
        <w:rPr>
          <w:lang w:val="en-US"/>
        </w:rPr>
        <w:t>,</w:t>
      </w:r>
      <w:r w:rsidRPr="004A556F">
        <w:rPr>
          <w:lang w:val="en-US"/>
        </w:rPr>
        <w:t xml:space="preserve"> </w:t>
      </w:r>
      <w:del w:id="308" w:author="Cerek, Piotr" w:date="2020-04-15T20:59:00Z">
        <w:r w:rsidRPr="004A556F" w:rsidDel="001D7FC0">
          <w:rPr>
            <w:lang w:val="en-US"/>
          </w:rPr>
          <w:delText xml:space="preserve">that </w:delText>
        </w:r>
      </w:del>
      <w:ins w:id="309" w:author="Cerek, Piotr" w:date="2020-04-15T20:59:00Z">
        <w:r w:rsidR="001D7FC0">
          <w:rPr>
            <w:lang w:val="en-US"/>
          </w:rPr>
          <w:t xml:space="preserve">which </w:t>
        </w:r>
      </w:ins>
      <w:r w:rsidRPr="004A556F">
        <w:rPr>
          <w:lang w:val="en-US"/>
        </w:rPr>
        <w:t xml:space="preserve">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310" w:name="_Toc37604576"/>
      <w:r>
        <w:rPr>
          <w:lang w:val="en-US"/>
        </w:rPr>
        <w:t>Software Tools</w:t>
      </w:r>
      <w:bookmarkEnd w:id="310"/>
    </w:p>
    <w:p w14:paraId="6E06C4DC" w14:textId="2DFDD417" w:rsidR="00237087" w:rsidRPr="00F876F0" w:rsidRDefault="00193A4A" w:rsidP="00193A4A">
      <w:pPr>
        <w:pStyle w:val="NoSpacing"/>
        <w:rPr>
          <w:lang w:val="en-US"/>
        </w:rPr>
      </w:pPr>
      <w:r w:rsidRPr="00F876F0">
        <w:rPr>
          <w:lang w:val="en-US"/>
        </w:rPr>
        <w:tab/>
        <w:t xml:space="preserve">The development of tools for data quality control for the ALICE experiment is a software project focused on data analysis. </w:t>
      </w:r>
      <w:del w:id="311" w:author="Cerek, Piotr" w:date="2020-04-15T21:01:00Z">
        <w:r w:rsidRPr="00F876F0" w:rsidDel="001F1268">
          <w:rPr>
            <w:lang w:val="en-US"/>
          </w:rPr>
          <w:delText>To a</w:delText>
        </w:r>
      </w:del>
      <w:proofErr w:type="spellStart"/>
      <w:ins w:id="312" w:author="Cerek, Piotr" w:date="2020-04-15T21:01:00Z">
        <w:r w:rsidR="001F1268">
          <w:rPr>
            <w:lang w:val="en-US"/>
          </w:rPr>
          <w:t>A</w:t>
        </w:r>
      </w:ins>
      <w:r w:rsidRPr="00F876F0">
        <w:rPr>
          <w:lang w:val="en-US"/>
        </w:rPr>
        <w:t>dhe</w:t>
      </w:r>
      <w:ins w:id="313" w:author="Cerek, Piotr" w:date="2020-04-15T21:01:00Z">
        <w:r w:rsidR="001F1268">
          <w:rPr>
            <w:lang w:val="en-US"/>
          </w:rPr>
          <w:t>ing</w:t>
        </w:r>
      </w:ins>
      <w:proofErr w:type="spellEnd"/>
      <w:del w:id="314" w:author="Cerek, Piotr" w:date="2020-04-15T21:01:00Z">
        <w:r w:rsidRPr="00F876F0" w:rsidDel="001F1268">
          <w:rPr>
            <w:lang w:val="en-US"/>
          </w:rPr>
          <w:delText>re</w:delText>
        </w:r>
      </w:del>
      <w:r w:rsidRPr="00F876F0">
        <w:rPr>
          <w:lang w:val="en-US"/>
        </w:rPr>
        <w:t xml:space="preserve"> to best practices of data science research</w:t>
      </w:r>
      <w:ins w:id="315" w:author="Cerek, Piotr" w:date="2020-04-15T21:02:00Z">
        <w:r w:rsidR="001F1268">
          <w:rPr>
            <w:lang w:val="en-US"/>
          </w:rPr>
          <w:t>, CERN applies</w:t>
        </w:r>
      </w:ins>
      <w:r w:rsidRPr="00F876F0">
        <w:rPr>
          <w:lang w:val="en-US"/>
        </w:rPr>
        <w:t xml:space="preserve"> only open-source and currently maintained tools</w:t>
      </w:r>
      <w:del w:id="316" w:author="Cerek, Piotr" w:date="2020-04-15T21:02:00Z">
        <w:r w:rsidRPr="00F876F0" w:rsidDel="001F1268">
          <w:rPr>
            <w:lang w:val="en-US"/>
          </w:rPr>
          <w:delText xml:space="preserve"> were used</w:delText>
        </w:r>
      </w:del>
      <w:r w:rsidRPr="00F876F0">
        <w:rPr>
          <w:lang w:val="en-US"/>
        </w:rPr>
        <w:t xml:space="preserve">. This chapter </w:t>
      </w:r>
      <w:del w:id="317" w:author="Cerek, Piotr" w:date="2020-04-15T21:03:00Z">
        <w:r w:rsidRPr="00F876F0" w:rsidDel="001F1268">
          <w:rPr>
            <w:lang w:val="en-US"/>
          </w:rPr>
          <w:delText>consists of</w:delText>
        </w:r>
      </w:del>
      <w:ins w:id="318" w:author="Cerek, Piotr" w:date="2020-04-15T21:03:00Z">
        <w:r w:rsidR="001F1268">
          <w:rPr>
            <w:lang w:val="en-US"/>
          </w:rPr>
          <w:t>provides</w:t>
        </w:r>
      </w:ins>
      <w:r w:rsidRPr="00F876F0">
        <w:rPr>
          <w:lang w:val="en-US"/>
        </w:rPr>
        <w:t xml:space="preserve"> </w:t>
      </w:r>
      <w:del w:id="319" w:author="Cerek, Piotr" w:date="2020-04-15T21:03:00Z">
        <w:r w:rsidRPr="00F876F0" w:rsidDel="001F1268">
          <w:rPr>
            <w:lang w:val="en-US"/>
          </w:rPr>
          <w:delText xml:space="preserve">short </w:delText>
        </w:r>
      </w:del>
      <w:ins w:id="320" w:author="Cerek, Piotr" w:date="2020-04-15T21:03:00Z">
        <w:r w:rsidR="001F1268">
          <w:rPr>
            <w:lang w:val="en-US"/>
          </w:rPr>
          <w:t>brief</w:t>
        </w:r>
        <w:r w:rsidR="001F1268" w:rsidRPr="00F876F0">
          <w:rPr>
            <w:lang w:val="en-US"/>
          </w:rPr>
          <w:t xml:space="preserve"> </w:t>
        </w:r>
      </w:ins>
      <w:r w:rsidRPr="00F876F0">
        <w:rPr>
          <w:lang w:val="en-US"/>
        </w:rPr>
        <w:t>descriptions of the most important of them.</w:t>
      </w:r>
    </w:p>
    <w:p w14:paraId="63DD719C" w14:textId="1699633E" w:rsidR="00193A4A" w:rsidRPr="00193A4A" w:rsidRDefault="00C705CD" w:rsidP="00193A4A">
      <w:pPr>
        <w:pStyle w:val="Heading2"/>
        <w:rPr>
          <w:bCs/>
          <w:lang w:val="en-US"/>
        </w:rPr>
      </w:pPr>
      <w:bookmarkStart w:id="321" w:name="_Toc37604577"/>
      <w:r>
        <w:rPr>
          <w:bCs/>
          <w:lang w:val="en-US"/>
        </w:rPr>
        <w:t>2</w:t>
      </w:r>
      <w:r w:rsidR="00193A4A" w:rsidRPr="00193A4A">
        <w:rPr>
          <w:bCs/>
          <w:lang w:val="en-US"/>
        </w:rPr>
        <w:t xml:space="preserve">.1. </w:t>
      </w:r>
      <w:r w:rsidR="00193A4A">
        <w:rPr>
          <w:bCs/>
          <w:lang w:val="en-US"/>
        </w:rPr>
        <w:t>Python</w:t>
      </w:r>
      <w:bookmarkEnd w:id="321"/>
    </w:p>
    <w:p w14:paraId="5C20347E" w14:textId="0DB88ADB"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w:t>
      </w:r>
      <w:r w:rsidR="00086BEF">
        <w:rPr>
          <w:lang w:val="en-US"/>
        </w:rPr>
        <w:t>.</w:t>
      </w:r>
      <w:r w:rsidRPr="00193A4A">
        <w:rPr>
          <w:lang w:val="en-US"/>
        </w:rPr>
        <w:t xml:space="preserve"> Thanks to its flexibility, readability, and user-friendliness it is one of the most widespread programming languages in the world</w:t>
      </w:r>
      <w:ins w:id="322" w:author="Cerek, Piotr" w:date="2020-04-15T21:04:00Z">
        <w:r w:rsidR="001F1268">
          <w:rPr>
            <w:lang w:val="en-US"/>
          </w:rPr>
          <w:t>.</w:t>
        </w:r>
      </w:ins>
      <w:r w:rsidRPr="00193A4A">
        <w:rPr>
          <w:lang w:val="en-US"/>
        </w:rPr>
        <w:t xml:space="preserve"> </w:t>
      </w:r>
      <w:del w:id="323" w:author="Cerek, Piotr" w:date="2020-04-15T21:04:00Z">
        <w:r w:rsidRPr="00193A4A" w:rsidDel="001F1268">
          <w:rPr>
            <w:lang w:val="en-US"/>
          </w:rPr>
          <w:delText xml:space="preserve">and </w:delText>
        </w:r>
      </w:del>
      <w:ins w:id="324" w:author="Cerek, Piotr" w:date="2020-04-15T21:04:00Z">
        <w:r w:rsidR="001F1268">
          <w:rPr>
            <w:lang w:val="en-US"/>
          </w:rPr>
          <w:t>Python is a</w:t>
        </w:r>
        <w:r w:rsidR="001F1268" w:rsidRPr="00193A4A">
          <w:rPr>
            <w:lang w:val="en-US"/>
          </w:rPr>
          <w:t xml:space="preserve"> </w:t>
        </w:r>
      </w:ins>
      <w:r w:rsidRPr="00193A4A">
        <w:rPr>
          <w:lang w:val="en-US"/>
        </w:rPr>
        <w:t>language of choice of data scientists and machine learning engineers [</w:t>
      </w:r>
      <w:r>
        <w:rPr>
          <w:lang w:val="en-US"/>
        </w:rPr>
        <w:t>18</w:t>
      </w:r>
      <w:r w:rsidRPr="00193A4A">
        <w:rPr>
          <w:lang w:val="en-US"/>
        </w:rPr>
        <w:t>]</w:t>
      </w:r>
      <w:r w:rsidR="00086BEF">
        <w:rPr>
          <w:lang w:val="en-US"/>
        </w:rPr>
        <w:t>.</w:t>
      </w:r>
      <w:r w:rsidRPr="00193A4A">
        <w:rPr>
          <w:lang w:val="en-US"/>
        </w:rPr>
        <w:t xml:space="preserve">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5823AB75" w:rsidR="00193A4A" w:rsidRPr="00193A4A" w:rsidRDefault="00193A4A" w:rsidP="00193A4A">
      <w:pPr>
        <w:pStyle w:val="NoSpacing"/>
        <w:rPr>
          <w:lang w:val="en-US"/>
        </w:rPr>
      </w:pPr>
      <w:r w:rsidRPr="00193A4A">
        <w:rPr>
          <w:rStyle w:val="apple-tab-span"/>
          <w:color w:val="000000"/>
          <w:lang w:val="en-US"/>
        </w:rPr>
        <w:tab/>
      </w:r>
      <w:r w:rsidRPr="00193A4A">
        <w:rPr>
          <w:lang w:val="en-US"/>
        </w:rPr>
        <w:t xml:space="preserve">Python can be extended by downloading and installing external packages </w:t>
      </w:r>
      <w:del w:id="325" w:author="Cerek, Piotr" w:date="2020-04-15T21:05:00Z">
        <w:r w:rsidRPr="00193A4A" w:rsidDel="001F1268">
          <w:rPr>
            <w:lang w:val="en-US"/>
          </w:rPr>
          <w:delText xml:space="preserve">created </w:delText>
        </w:r>
      </w:del>
      <w:ins w:id="326" w:author="Cerek, Piotr" w:date="2020-04-15T21:05:00Z">
        <w:r w:rsidR="001F1268">
          <w:rPr>
            <w:lang w:val="en-US"/>
          </w:rPr>
          <w:t xml:space="preserve">developed </w:t>
        </w:r>
      </w:ins>
      <w:r w:rsidRPr="00193A4A">
        <w:rPr>
          <w:lang w:val="en-US"/>
        </w:rPr>
        <w:t xml:space="preserve">by the community. For </w:t>
      </w:r>
      <w:ins w:id="327" w:author="Cerek, Piotr" w:date="2020-04-15T21:06:00Z">
        <w:r w:rsidR="001F1268">
          <w:rPr>
            <w:lang w:val="en-US"/>
          </w:rPr>
          <w:t xml:space="preserve">instance, </w:t>
        </w:r>
        <w:r w:rsidR="001F1268" w:rsidRPr="00193A4A">
          <w:rPr>
            <w:lang w:val="en-US"/>
          </w:rPr>
          <w:t xml:space="preserve">pip are often used </w:t>
        </w:r>
        <w:r w:rsidR="001F1268">
          <w:rPr>
            <w:lang w:val="en-US"/>
          </w:rPr>
          <w:t xml:space="preserve">as a </w:t>
        </w:r>
      </w:ins>
      <w:r w:rsidRPr="00193A4A">
        <w:rPr>
          <w:lang w:val="en-US"/>
        </w:rPr>
        <w:t xml:space="preserve">package management </w:t>
      </w:r>
      <w:commentRangeStart w:id="328"/>
      <w:r w:rsidRPr="00193A4A">
        <w:rPr>
          <w:lang w:val="en-US"/>
        </w:rPr>
        <w:t>tools</w:t>
      </w:r>
      <w:del w:id="329" w:author="Cerek, Piotr" w:date="2020-04-15T21:09:00Z">
        <w:r w:rsidRPr="00193A4A" w:rsidDel="001F1268">
          <w:rPr>
            <w:lang w:val="en-US"/>
          </w:rPr>
          <w:delText xml:space="preserve"> </w:delText>
        </w:r>
        <w:commentRangeEnd w:id="328"/>
        <w:r w:rsidR="001F1268" w:rsidDel="001F1268">
          <w:rPr>
            <w:rStyle w:val="CommentReference"/>
          </w:rPr>
          <w:commentReference w:id="328"/>
        </w:r>
      </w:del>
      <w:del w:id="330" w:author="Cerek, Piotr" w:date="2020-04-15T21:07:00Z">
        <w:r w:rsidRPr="00193A4A" w:rsidDel="001F1268">
          <w:rPr>
            <w:lang w:val="en-US"/>
          </w:rPr>
          <w:delText>like</w:delText>
        </w:r>
      </w:del>
      <w:del w:id="331" w:author="Cerek, Piotr" w:date="2020-04-15T21:06:00Z">
        <w:r w:rsidRPr="00193A4A" w:rsidDel="001F1268">
          <w:rPr>
            <w:lang w:val="en-US"/>
          </w:rPr>
          <w:delText xml:space="preserve"> pip are often used</w:delText>
        </w:r>
      </w:del>
      <w:r w:rsidRPr="00193A4A">
        <w:rPr>
          <w:lang w:val="en-US"/>
        </w:rPr>
        <w:t xml:space="preserve">, however, </w:t>
      </w:r>
      <w:ins w:id="332" w:author="Cerek, Piotr" w:date="2020-04-15T21:07:00Z">
        <w:r w:rsidR="001F1268" w:rsidRPr="00193A4A">
          <w:rPr>
            <w:lang w:val="en-US"/>
          </w:rPr>
          <w:t xml:space="preserve">Conda </w:t>
        </w:r>
        <w:r w:rsidR="001F1268">
          <w:rPr>
            <w:lang w:val="en-US"/>
          </w:rPr>
          <w:t xml:space="preserve">is </w:t>
        </w:r>
      </w:ins>
      <w:r w:rsidRPr="00193A4A">
        <w:rPr>
          <w:lang w:val="en-US"/>
        </w:rPr>
        <w:t>a popular choice of data science-related developers</w:t>
      </w:r>
      <w:del w:id="333" w:author="Cerek, Piotr" w:date="2020-04-15T21:09:00Z">
        <w:r w:rsidRPr="00193A4A" w:rsidDel="001F1268">
          <w:rPr>
            <w:lang w:val="en-US"/>
          </w:rPr>
          <w:delText xml:space="preserve"> </w:delText>
        </w:r>
      </w:del>
      <w:del w:id="334" w:author="Cerek, Piotr" w:date="2020-04-15T21:07:00Z">
        <w:r w:rsidRPr="00193A4A" w:rsidDel="001F1268">
          <w:rPr>
            <w:lang w:val="en-US"/>
          </w:rPr>
          <w:delText>is Conda</w:delText>
        </w:r>
      </w:del>
      <w:r w:rsidRPr="00193A4A">
        <w:rPr>
          <w:lang w:val="en-US"/>
        </w:rPr>
        <w:t xml:space="preserve">.  </w:t>
      </w:r>
      <w:commentRangeStart w:id="335"/>
      <w:r w:rsidRPr="00193A4A">
        <w:rPr>
          <w:lang w:val="en-US"/>
        </w:rPr>
        <w:t xml:space="preserve">It is dedicated and also open-source package </w:t>
      </w:r>
      <w:del w:id="336" w:author="Cerek, Piotr" w:date="2020-04-15T21:10:00Z">
        <w:r w:rsidRPr="00193A4A" w:rsidDel="001F1268">
          <w:rPr>
            <w:lang w:val="en-US"/>
          </w:rPr>
          <w:delText>manager, that</w:delText>
        </w:r>
      </w:del>
      <w:ins w:id="337" w:author="Cerek, Piotr" w:date="2020-04-15T21:10:00Z">
        <w:r w:rsidR="001F1268" w:rsidRPr="00193A4A">
          <w:rPr>
            <w:lang w:val="en-US"/>
          </w:rPr>
          <w:t>manager, which</w:t>
        </w:r>
      </w:ins>
      <w:r w:rsidRPr="00193A4A">
        <w:rPr>
          <w:lang w:val="en-US"/>
        </w:rPr>
        <w:t xml:space="preserve"> tracks dependencies of installed libraries and allows for creating separate virtual environments to handle conflicts </w:t>
      </w:r>
      <w:commentRangeEnd w:id="335"/>
      <w:r w:rsidR="001F1268">
        <w:rPr>
          <w:rStyle w:val="CommentReference"/>
        </w:rPr>
        <w:commentReference w:id="335"/>
      </w:r>
      <w:r w:rsidRPr="00193A4A">
        <w:rPr>
          <w:lang w:val="en-US"/>
        </w:rPr>
        <w:t>[</w:t>
      </w:r>
      <w:r>
        <w:rPr>
          <w:lang w:val="en-US"/>
        </w:rPr>
        <w:t>19</w:t>
      </w:r>
      <w:r w:rsidRPr="00193A4A">
        <w:rPr>
          <w:lang w:val="en-US"/>
        </w:rPr>
        <w:t>]</w:t>
      </w:r>
      <w:r w:rsidR="00086BEF">
        <w:rPr>
          <w:lang w:val="en-US"/>
        </w:rPr>
        <w:t>.</w:t>
      </w:r>
    </w:p>
    <w:p w14:paraId="166175F2" w14:textId="10726DC0"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w:t>
      </w:r>
      <w:r w:rsidR="00086BEF">
        <w:rPr>
          <w:lang w:val="en-US"/>
        </w:rPr>
        <w:t>.</w:t>
      </w:r>
      <w:r w:rsidRPr="00193A4A">
        <w:rPr>
          <w:lang w:val="en-US"/>
        </w:rPr>
        <w:t xml:space="preserve">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lang w:val="en-US"/>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35626472" w14:textId="6E597A66" w:rsidR="00193A4A" w:rsidRDefault="00193A4A" w:rsidP="00193A4A">
      <w:pPr>
        <w:pStyle w:val="NormalWeb"/>
        <w:spacing w:before="0" w:beforeAutospacing="0" w:after="0" w:afterAutospacing="0"/>
        <w:rPr>
          <w:i/>
          <w:iCs/>
          <w:color w:val="000000"/>
          <w:lang w:val="en-US"/>
        </w:rPr>
      </w:pPr>
      <w:r w:rsidRPr="00193A4A">
        <w:rPr>
          <w:i/>
          <w:iCs/>
          <w:color w:val="000000"/>
          <w:lang w:val="en-US"/>
        </w:rPr>
        <w:lastRenderedPageBreak/>
        <w:t xml:space="preserve">Image </w:t>
      </w:r>
      <w:r>
        <w:rPr>
          <w:i/>
          <w:iCs/>
          <w:color w:val="000000"/>
          <w:lang w:val="en-US"/>
        </w:rPr>
        <w:t>2</w:t>
      </w:r>
      <w:r w:rsidRPr="00193A4A">
        <w:rPr>
          <w:i/>
          <w:iCs/>
          <w:color w:val="000000"/>
          <w:lang w:val="en-US"/>
        </w:rPr>
        <w:t>. Python logo </w:t>
      </w:r>
      <w:r>
        <w:rPr>
          <w:i/>
          <w:iCs/>
          <w:color w:val="000000"/>
          <w:lang w:val="en-US"/>
        </w:rPr>
        <w:t>[21]</w:t>
      </w:r>
      <w:r w:rsidR="00086BEF">
        <w:rPr>
          <w:i/>
          <w:iCs/>
          <w:color w:val="000000"/>
          <w:lang w:val="en-US"/>
        </w:rPr>
        <w:t>.</w:t>
      </w:r>
    </w:p>
    <w:p w14:paraId="0320684E" w14:textId="77777777" w:rsidR="00193A4A" w:rsidRDefault="00193A4A">
      <w:pPr>
        <w:spacing w:after="160" w:line="259" w:lineRule="auto"/>
        <w:rPr>
          <w:i/>
          <w:iCs/>
          <w:color w:val="000000"/>
          <w:szCs w:val="24"/>
          <w:lang w:val="en-US" w:eastAsia="pl-PL"/>
        </w:rPr>
      </w:pP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338" w:name="_Toc37604578"/>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338"/>
    </w:p>
    <w:p w14:paraId="252B154D" w14:textId="3853CA9D" w:rsidR="00CA0561" w:rsidRDefault="00193A4A" w:rsidP="00CA0561">
      <w:pPr>
        <w:pStyle w:val="NoSpacing"/>
        <w:rPr>
          <w:lang w:val="en-US" w:eastAsia="pl-PL"/>
        </w:rPr>
      </w:pPr>
      <w:r>
        <w:rPr>
          <w:lang w:val="en-US" w:eastAsia="pl-PL"/>
        </w:rPr>
        <w:tab/>
      </w:r>
      <w:r w:rsidRPr="00193A4A">
        <w:rPr>
          <w:lang w:val="en-US" w:eastAsia="pl-PL"/>
        </w:rPr>
        <w:t xml:space="preserve">The popularity of Python </w:t>
      </w:r>
      <w:del w:id="339" w:author="Cerek, Piotr" w:date="2020-04-15T21:14:00Z">
        <w:r w:rsidRPr="00193A4A" w:rsidDel="00082E8E">
          <w:rPr>
            <w:lang w:val="en-US" w:eastAsia="pl-PL"/>
          </w:rPr>
          <w:delText>in the</w:delText>
        </w:r>
      </w:del>
      <w:ins w:id="340" w:author="Cerek, Piotr" w:date="2020-04-15T21:14:00Z">
        <w:r w:rsidR="00082E8E">
          <w:rPr>
            <w:lang w:val="en-US" w:eastAsia="pl-PL"/>
          </w:rPr>
          <w:t>among</w:t>
        </w:r>
      </w:ins>
      <w:r w:rsidRPr="00193A4A">
        <w:rPr>
          <w:lang w:val="en-US" w:eastAsia="pl-PL"/>
        </w:rPr>
        <w:t xml:space="preserve"> data science </w:t>
      </w:r>
      <w:r w:rsidR="00086BEF">
        <w:rPr>
          <w:lang w:val="en-US" w:eastAsia="pl-PL"/>
        </w:rPr>
        <w:t xml:space="preserve">community </w:t>
      </w:r>
      <w:r w:rsidR="00086BEF" w:rsidRPr="00193A4A">
        <w:rPr>
          <w:lang w:val="en-US" w:eastAsia="pl-PL"/>
        </w:rPr>
        <w:t>is</w:t>
      </w:r>
      <w:r w:rsidRPr="00193A4A">
        <w:rPr>
          <w:lang w:val="en-US" w:eastAsia="pl-PL"/>
        </w:rPr>
        <w:t xml:space="preserve">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w:t>
      </w:r>
      <w:r w:rsidR="00086BEF">
        <w:rPr>
          <w:lang w:val="en-US" w:eastAsia="pl-PL"/>
        </w:rPr>
        <w:t>.</w:t>
      </w:r>
      <w:r w:rsidRPr="00193A4A">
        <w:rPr>
          <w:lang w:val="en-US" w:eastAsia="pl-PL"/>
        </w:rPr>
        <w:t xml:space="preserve"> Most of them are written in C (using Python C API) for low-level memory management and high performance. Crucial packages used in this project are: </w:t>
      </w:r>
    </w:p>
    <w:p w14:paraId="01A76380" w14:textId="6D8269CD"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r w:rsidR="00086BEF">
        <w:rPr>
          <w:lang w:val="en-US" w:eastAsia="pl-PL"/>
        </w:rPr>
        <w:t>.</w:t>
      </w:r>
    </w:p>
    <w:p w14:paraId="54FD82E8" w14:textId="38A4F11C"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 xml:space="preserve">a library for general data manipulation, allowing to group chunks of multi-type vectors as data frames, </w:t>
      </w:r>
      <w:del w:id="341" w:author="Cerek, Piotr" w:date="2020-04-15T21:15:00Z">
        <w:r w:rsidRPr="00193A4A" w:rsidDel="00082E8E">
          <w:rPr>
            <w:lang w:val="en-US" w:eastAsia="pl-PL"/>
          </w:rPr>
          <w:delText>managing them</w:delText>
        </w:r>
      </w:del>
      <w:ins w:id="342" w:author="Cerek, Piotr" w:date="2020-04-15T21:15:00Z">
        <w:r w:rsidR="00082E8E">
          <w:rPr>
            <w:lang w:val="en-US" w:eastAsia="pl-PL"/>
          </w:rPr>
          <w:t>data management</w:t>
        </w:r>
      </w:ins>
      <w:r w:rsidRPr="00193A4A">
        <w:rPr>
          <w:lang w:val="en-US" w:eastAsia="pl-PL"/>
        </w:rPr>
        <w:t xml:space="preserve"> and </w:t>
      </w:r>
      <w:commentRangeStart w:id="343"/>
      <w:r w:rsidRPr="00193A4A">
        <w:rPr>
          <w:lang w:val="en-US" w:eastAsia="pl-PL"/>
        </w:rPr>
        <w:t>executi</w:t>
      </w:r>
      <w:ins w:id="344" w:author="Cerek, Piotr" w:date="2020-04-15T21:15:00Z">
        <w:r w:rsidR="00082E8E">
          <w:rPr>
            <w:lang w:val="en-US" w:eastAsia="pl-PL"/>
          </w:rPr>
          <w:t>on</w:t>
        </w:r>
      </w:ins>
      <w:del w:id="345" w:author="Cerek, Piotr" w:date="2020-04-15T21:15:00Z">
        <w:r w:rsidRPr="00193A4A" w:rsidDel="00082E8E">
          <w:rPr>
            <w:lang w:val="en-US" w:eastAsia="pl-PL"/>
          </w:rPr>
          <w:delText>ng</w:delText>
        </w:r>
      </w:del>
      <w:commentRangeEnd w:id="343"/>
      <w:r w:rsidR="00082E8E">
        <w:rPr>
          <w:rStyle w:val="CommentReference"/>
        </w:rPr>
        <w:commentReference w:id="343"/>
      </w:r>
      <w:r w:rsidRPr="00193A4A">
        <w:rPr>
          <w:lang w:val="en-US" w:eastAsia="pl-PL"/>
        </w:rPr>
        <w:t xml:space="preserve"> SQL-like queries. Pandas are a great choice for exploratory analysis as they contain many functions for </w:t>
      </w:r>
      <w:del w:id="346" w:author="Cerek, Piotr" w:date="2020-04-15T21:16:00Z">
        <w:r w:rsidRPr="00193A4A" w:rsidDel="00082E8E">
          <w:rPr>
            <w:lang w:val="en-US" w:eastAsia="pl-PL"/>
          </w:rPr>
          <w:delText>su</w:delText>
        </w:r>
        <w:r w:rsidR="00CA0561" w:rsidDel="00082E8E">
          <w:rPr>
            <w:lang w:val="en-US" w:eastAsia="pl-PL"/>
          </w:rPr>
          <w:delText>m</w:delText>
        </w:r>
        <w:r w:rsidRPr="00193A4A" w:rsidDel="00082E8E">
          <w:rPr>
            <w:lang w:val="en-US" w:eastAsia="pl-PL"/>
          </w:rPr>
          <w:delText>marising</w:delText>
        </w:r>
      </w:del>
      <w:ins w:id="347" w:author="Cerek, Piotr" w:date="2020-04-15T21:16:00Z">
        <w:r w:rsidR="00082E8E" w:rsidRPr="00193A4A">
          <w:rPr>
            <w:lang w:val="en-US" w:eastAsia="pl-PL"/>
          </w:rPr>
          <w:t>su</w:t>
        </w:r>
        <w:r w:rsidR="00082E8E">
          <w:rPr>
            <w:lang w:val="en-US" w:eastAsia="pl-PL"/>
          </w:rPr>
          <w:t>m</w:t>
        </w:r>
        <w:r w:rsidR="00082E8E" w:rsidRPr="00193A4A">
          <w:rPr>
            <w:lang w:val="en-US" w:eastAsia="pl-PL"/>
          </w:rPr>
          <w:t>marizing</w:t>
        </w:r>
      </w:ins>
      <w:r w:rsidRPr="00193A4A">
        <w:rPr>
          <w:lang w:val="en-US" w:eastAsia="pl-PL"/>
        </w:rPr>
        <w:t xml:space="preserve"> and visualizing basic parameters of data. They can be used to conveniently load and save data frames from and to files [</w:t>
      </w:r>
      <w:r w:rsidR="00CA0561">
        <w:rPr>
          <w:lang w:val="en-US" w:eastAsia="pl-PL"/>
        </w:rPr>
        <w:t>24</w:t>
      </w:r>
      <w:r w:rsidRPr="00193A4A">
        <w:rPr>
          <w:lang w:val="en-US" w:eastAsia="pl-PL"/>
        </w:rPr>
        <w:t>]</w:t>
      </w:r>
      <w:r w:rsidR="00086BEF">
        <w:rPr>
          <w:lang w:val="en-US" w:eastAsia="pl-PL"/>
        </w:rPr>
        <w:t>.</w:t>
      </w:r>
    </w:p>
    <w:p w14:paraId="52E5ECB4" w14:textId="4C40C34C"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w:t>
      </w:r>
      <w:ins w:id="348" w:author="Cerek, Piotr" w:date="2020-04-15T21:16:00Z">
        <w:r w:rsidR="00082E8E">
          <w:rPr>
            <w:lang w:val="en-US" w:eastAsia="pl-PL"/>
          </w:rPr>
          <w:t xml:space="preserve">used </w:t>
        </w:r>
      </w:ins>
      <w:r w:rsidRPr="00CA0561">
        <w:rPr>
          <w:lang w:val="en-US" w:eastAsia="pl-PL"/>
        </w:rPr>
        <w:t xml:space="preserve">for visualization purposes. It contains tools for </w:t>
      </w:r>
      <w:del w:id="349" w:author="Cerek, Piotr" w:date="2020-04-15T21:16:00Z">
        <w:r w:rsidRPr="00CA0561" w:rsidDel="00082E8E">
          <w:rPr>
            <w:lang w:val="en-US" w:eastAsia="pl-PL"/>
          </w:rPr>
          <w:delText xml:space="preserve">the </w:delText>
        </w:r>
      </w:del>
      <w:r w:rsidRPr="00CA0561">
        <w:rPr>
          <w:lang w:val="en-US" w:eastAsia="pl-PL"/>
        </w:rPr>
        <w:t>easy creation of elegant graphs, plots</w:t>
      </w:r>
      <w:del w:id="350" w:author="Cerek, Piotr" w:date="2020-04-15T21:17:00Z">
        <w:r w:rsidRPr="00CA0561" w:rsidDel="00082E8E">
          <w:rPr>
            <w:lang w:val="en-US" w:eastAsia="pl-PL"/>
          </w:rPr>
          <w:delText>,</w:delText>
        </w:r>
      </w:del>
      <w:r w:rsidRPr="00CA0561">
        <w:rPr>
          <w:lang w:val="en-US" w:eastAsia="pl-PL"/>
        </w:rPr>
        <w:t xml:space="preserve"> and schemas. All graphical elements generated in this project utilize the Matplotlib module, pyplot </w:t>
      </w:r>
      <w:r w:rsidRPr="00086BEF">
        <w:rPr>
          <w:lang w:val="en-US" w:eastAsia="pl-PL"/>
        </w:rPr>
        <w:t>[</w:t>
      </w:r>
      <w:r w:rsidR="00CA0561" w:rsidRPr="00086BEF">
        <w:rPr>
          <w:lang w:val="en-US" w:eastAsia="pl-PL"/>
        </w:rPr>
        <w:t>25</w:t>
      </w:r>
      <w:r w:rsidRPr="00086BEF">
        <w:rPr>
          <w:lang w:val="en-US" w:eastAsia="pl-PL"/>
        </w:rPr>
        <w:t>]</w:t>
      </w:r>
      <w:r w:rsidR="00086BEF" w:rsidRPr="00086BEF">
        <w:rPr>
          <w:lang w:val="en-US"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val="en-US"/>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val="en-US"/>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309171DC"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sidR="00086BEF">
        <w:rPr>
          <w:i/>
          <w:iCs/>
          <w:color w:val="000000"/>
          <w:lang w:val="en-US"/>
        </w:rPr>
        <w:t xml:space="preserve"> </w:t>
      </w:r>
      <w:r>
        <w:rPr>
          <w:i/>
          <w:iCs/>
          <w:color w:val="000000"/>
          <w:lang w:val="en-US"/>
        </w:rPr>
        <w:t>[26]</w:t>
      </w:r>
      <w:r w:rsidR="00086BEF">
        <w:rPr>
          <w:i/>
          <w:iCs/>
          <w:color w:val="000000"/>
          <w:lang w:val="en-US"/>
        </w:rPr>
        <w:t>.</w:t>
      </w:r>
      <w:r w:rsidRPr="00CA0561">
        <w:rPr>
          <w:i/>
          <w:iCs/>
          <w:color w:val="000000"/>
          <w:lang w:val="en-US"/>
        </w:rPr>
        <w:t> </w:t>
      </w:r>
    </w:p>
    <w:p w14:paraId="6CC0465E" w14:textId="78B538A1" w:rsidR="00A40F89" w:rsidRDefault="00A40F89" w:rsidP="00A40F89">
      <w:pPr>
        <w:pStyle w:val="Heading2"/>
        <w:rPr>
          <w:bCs/>
          <w:lang w:val="en-US"/>
        </w:rPr>
      </w:pPr>
      <w:bookmarkStart w:id="351" w:name="_Toc37604579"/>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351"/>
    </w:p>
    <w:p w14:paraId="145AE694" w14:textId="02E24A7F"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 it can be seamlessly integrated with most data science projects developed in Python. As it is distributed on a BSD license, it can be freely used commercially </w:t>
      </w:r>
      <w:r>
        <w:rPr>
          <w:lang w:val="en-US"/>
        </w:rPr>
        <w:t>[27]</w:t>
      </w:r>
      <w:r w:rsidR="00086BEF">
        <w:rPr>
          <w:lang w:val="en-US"/>
        </w:rPr>
        <w:t>.</w:t>
      </w:r>
    </w:p>
    <w:p w14:paraId="7E4C8112" w14:textId="35D89D16"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with preprocessing and utility functions that cover most of the repeatable parts of projects. An </w:t>
      </w:r>
      <w:r w:rsidRPr="00A40F89">
        <w:rPr>
          <w:lang w:val="en-US"/>
        </w:rPr>
        <w:lastRenderedPageBreak/>
        <w:t xml:space="preserve">important aspect of the library are standardized work pipelines. The majority of classes in Sklearn implement similar methods and properties. </w:t>
      </w:r>
      <w:del w:id="352" w:author="Cerek, Piotr" w:date="2020-04-15T21:18:00Z">
        <w:r w:rsidRPr="00A40F89" w:rsidDel="00846D01">
          <w:rPr>
            <w:lang w:val="en-US"/>
          </w:rPr>
          <w:delText>After understanding</w:delText>
        </w:r>
      </w:del>
      <w:ins w:id="353" w:author="Cerek, Piotr" w:date="2020-04-15T21:18:00Z">
        <w:r w:rsidR="00846D01">
          <w:rPr>
            <w:lang w:val="en-US"/>
          </w:rPr>
          <w:t>Having understood</w:t>
        </w:r>
      </w:ins>
      <w:r w:rsidRPr="00A40F89">
        <w:rPr>
          <w:lang w:val="en-US"/>
        </w:rPr>
        <w:t xml:space="preserve"> the workflow </w:t>
      </w:r>
      <w:del w:id="354" w:author="Cerek, Piotr" w:date="2020-04-15T21:18:00Z">
        <w:r w:rsidRPr="00A40F89" w:rsidDel="00846D01">
          <w:rPr>
            <w:lang w:val="en-US"/>
          </w:rPr>
          <w:delText xml:space="preserve">with </w:delText>
        </w:r>
      </w:del>
      <w:ins w:id="355" w:author="Cerek, Piotr" w:date="2020-04-15T21:18:00Z">
        <w:r w:rsidR="00846D01">
          <w:rPr>
            <w:lang w:val="en-US"/>
          </w:rPr>
          <w:t>of</w:t>
        </w:r>
        <w:r w:rsidR="00846D01" w:rsidRPr="00A40F89">
          <w:rPr>
            <w:lang w:val="en-US"/>
          </w:rPr>
          <w:t xml:space="preserve"> </w:t>
        </w:r>
      </w:ins>
      <w:r w:rsidRPr="00A40F89">
        <w:rPr>
          <w:lang w:val="en-US"/>
        </w:rPr>
        <w:t xml:space="preserve">one model, the user can perform the same steps with </w:t>
      </w:r>
      <w:del w:id="356" w:author="Cerek, Piotr" w:date="2020-04-15T21:19:00Z">
        <w:r w:rsidRPr="00A40F89" w:rsidDel="00846D01">
          <w:rPr>
            <w:lang w:val="en-US"/>
          </w:rPr>
          <w:delText xml:space="preserve">most </w:delText>
        </w:r>
      </w:del>
      <w:ins w:id="357" w:author="Cerek, Piotr" w:date="2020-04-15T21:19:00Z">
        <w:r w:rsidR="00846D01">
          <w:rPr>
            <w:lang w:val="en-US"/>
          </w:rPr>
          <w:t>majority</w:t>
        </w:r>
        <w:r w:rsidR="00846D01" w:rsidRPr="00A40F89">
          <w:rPr>
            <w:lang w:val="en-US"/>
          </w:rPr>
          <w:t xml:space="preserve"> </w:t>
        </w:r>
      </w:ins>
      <w:r w:rsidRPr="00A40F89">
        <w:rPr>
          <w:lang w:val="en-US"/>
        </w:rPr>
        <w:t xml:space="preserve">of </w:t>
      </w:r>
      <w:del w:id="358" w:author="Cerek, Piotr" w:date="2020-04-15T21:19:00Z">
        <w:r w:rsidRPr="00A40F89" w:rsidDel="00846D01">
          <w:rPr>
            <w:lang w:val="en-US"/>
          </w:rPr>
          <w:delText xml:space="preserve">the </w:delText>
        </w:r>
      </w:del>
      <w:r w:rsidRPr="00A40F89">
        <w:rPr>
          <w:lang w:val="en-US"/>
        </w:rPr>
        <w:t xml:space="preserve">other models and expect </w:t>
      </w:r>
      <w:del w:id="359" w:author="Cerek, Piotr" w:date="2020-04-15T21:19:00Z">
        <w:r w:rsidRPr="00A40F89" w:rsidDel="00846D01">
          <w:rPr>
            <w:lang w:val="en-US"/>
          </w:rPr>
          <w:delText xml:space="preserve">analogous </w:delText>
        </w:r>
      </w:del>
      <w:ins w:id="360" w:author="Cerek, Piotr" w:date="2020-04-15T21:19:00Z">
        <w:r w:rsidR="00846D01">
          <w:rPr>
            <w:lang w:val="en-US"/>
          </w:rPr>
          <w:t>similar</w:t>
        </w:r>
        <w:r w:rsidR="00846D01" w:rsidRPr="00A40F89">
          <w:rPr>
            <w:lang w:val="en-US"/>
          </w:rPr>
          <w:t xml:space="preserve"> </w:t>
        </w:r>
      </w:ins>
      <w:r w:rsidRPr="00A40F89">
        <w:rPr>
          <w:lang w:val="en-US"/>
        </w:rPr>
        <w:t xml:space="preserve">behaviors. This intuitiveness, </w:t>
      </w:r>
      <w:del w:id="361" w:author="Cerek, Piotr" w:date="2020-04-15T21:20:00Z">
        <w:r w:rsidRPr="00A40F89" w:rsidDel="00846D01">
          <w:rPr>
            <w:lang w:val="en-US"/>
          </w:rPr>
          <w:delText xml:space="preserve">together </w:delText>
        </w:r>
      </w:del>
      <w:ins w:id="362" w:author="Cerek, Piotr" w:date="2020-04-15T21:20:00Z">
        <w:r w:rsidR="00846D01">
          <w:rPr>
            <w:lang w:val="en-US"/>
          </w:rPr>
          <w:t xml:space="preserve">along </w:t>
        </w:r>
      </w:ins>
      <w:r w:rsidRPr="00A40F89">
        <w:rPr>
          <w:lang w:val="en-US"/>
        </w:rPr>
        <w:t xml:space="preserve">with </w:t>
      </w:r>
      <w:del w:id="363" w:author="Cerek, Piotr" w:date="2020-04-15T21:20:00Z">
        <w:r w:rsidRPr="00A40F89" w:rsidDel="00846D01">
          <w:rPr>
            <w:lang w:val="en-US"/>
          </w:rPr>
          <w:delText xml:space="preserve">an </w:delText>
        </w:r>
      </w:del>
      <w:r w:rsidRPr="00A40F89">
        <w:rPr>
          <w:lang w:val="en-US"/>
        </w:rPr>
        <w:t>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 xml:space="preserve">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w:t>
      </w:r>
      <w:commentRangeStart w:id="364"/>
      <w:r w:rsidRPr="00A40F89">
        <w:rPr>
          <w:lang w:val="en-US"/>
        </w:rPr>
        <w:t>functions</w:t>
      </w:r>
      <w:commentRangeEnd w:id="364"/>
      <w:r w:rsidR="00530F5F">
        <w:rPr>
          <w:rStyle w:val="CommentReference"/>
        </w:rPr>
        <w:commentReference w:id="364"/>
      </w:r>
      <w:r w:rsidRPr="00A40F89">
        <w:rPr>
          <w:lang w:val="en-US"/>
        </w:rPr>
        <w:t>.</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lang w:val="en-US"/>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5848E371"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xml:space="preserve">. </w:t>
      </w:r>
      <w:del w:id="365" w:author="Cerek, Piotr" w:date="2020-04-15T21:22:00Z">
        <w:r w:rsidRPr="00A40F89" w:rsidDel="00530F5F">
          <w:rPr>
            <w:i/>
            <w:iCs/>
            <w:color w:val="000000"/>
            <w:lang w:val="en-US"/>
          </w:rPr>
          <w:delText xml:space="preserve">A comparison </w:delText>
        </w:r>
      </w:del>
      <w:ins w:id="366" w:author="Cerek, Piotr" w:date="2020-04-15T21:22:00Z">
        <w:r w:rsidR="00530F5F">
          <w:rPr>
            <w:i/>
            <w:iCs/>
            <w:color w:val="000000"/>
            <w:lang w:val="en-US"/>
          </w:rPr>
          <w:t>C</w:t>
        </w:r>
        <w:r w:rsidR="00530F5F" w:rsidRPr="00A40F89">
          <w:rPr>
            <w:i/>
            <w:iCs/>
            <w:color w:val="000000"/>
            <w:lang w:val="en-US"/>
          </w:rPr>
          <w:t xml:space="preserve">omparison </w:t>
        </w:r>
      </w:ins>
      <w:r w:rsidRPr="00A40F89">
        <w:rPr>
          <w:i/>
          <w:iCs/>
          <w:color w:val="000000"/>
          <w:lang w:val="en-US"/>
        </w:rPr>
        <w:t>of the clustering algorithms from scikit-learn documentation</w:t>
      </w:r>
      <w:r>
        <w:rPr>
          <w:i/>
          <w:iCs/>
          <w:color w:val="000000"/>
          <w:lang w:val="en-US"/>
        </w:rPr>
        <w:t xml:space="preserve"> [27</w:t>
      </w:r>
      <w:r w:rsidR="00086BEF">
        <w:rPr>
          <w:i/>
          <w:iCs/>
          <w:color w:val="000000"/>
          <w:lang w:val="en-US"/>
        </w:rPr>
        <w:t>.</w:t>
      </w:r>
      <w:r>
        <w:rPr>
          <w:i/>
          <w:iCs/>
          <w:color w:val="000000"/>
          <w:lang w:val="en-US"/>
        </w:rPr>
        <w:t>]</w:t>
      </w:r>
    </w:p>
    <w:p w14:paraId="3FF7353A" w14:textId="73F2DACA" w:rsidR="00A40F89" w:rsidRDefault="00A40F89" w:rsidP="00A40F89">
      <w:pPr>
        <w:pStyle w:val="Heading2"/>
        <w:rPr>
          <w:bCs/>
          <w:lang w:val="en-US"/>
        </w:rPr>
      </w:pPr>
      <w:bookmarkStart w:id="367" w:name="_Toc37604580"/>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367"/>
    </w:p>
    <w:p w14:paraId="7C5627F4" w14:textId="14CD9C08"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r w:rsidR="00086BEF">
        <w:rPr>
          <w:lang w:val="en-US"/>
        </w:rPr>
        <w:t>.</w:t>
      </w:r>
    </w:p>
    <w:p w14:paraId="1047B04F" w14:textId="0B2FF203"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w:t>
      </w:r>
      <w:r w:rsidRPr="00A40F89">
        <w:rPr>
          <w:lang w:val="en-US"/>
        </w:rPr>
        <w:lastRenderedPageBreak/>
        <w:t xml:space="preserve">also implements crucial elements </w:t>
      </w:r>
      <w:del w:id="368" w:author="Cerek, Piotr" w:date="2020-04-15T21:22:00Z">
        <w:r w:rsidRPr="00A40F89" w:rsidDel="00530F5F">
          <w:rPr>
            <w:lang w:val="en-US"/>
          </w:rPr>
          <w:delText xml:space="preserve">necessary </w:delText>
        </w:r>
      </w:del>
      <w:ins w:id="369" w:author="Cerek, Piotr" w:date="2020-04-15T21:22:00Z">
        <w:r w:rsidR="00530F5F">
          <w:rPr>
            <w:lang w:val="en-US"/>
          </w:rPr>
          <w:t>required</w:t>
        </w:r>
        <w:r w:rsidR="00530F5F" w:rsidRPr="00A40F89">
          <w:rPr>
            <w:lang w:val="en-US"/>
          </w:rPr>
          <w:t xml:space="preserve"> </w:t>
        </w:r>
      </w:ins>
      <w:r w:rsidRPr="00A40F89">
        <w:rPr>
          <w:lang w:val="en-US"/>
        </w:rPr>
        <w:t xml:space="preserve">for </w:t>
      </w:r>
      <w:del w:id="370" w:author="Cerek, Piotr" w:date="2020-04-15T21:23:00Z">
        <w:r w:rsidRPr="00A40F89" w:rsidDel="00530F5F">
          <w:rPr>
            <w:lang w:val="en-US"/>
          </w:rPr>
          <w:delText xml:space="preserve">the </w:delText>
        </w:r>
      </w:del>
      <w:r w:rsidRPr="00A40F89">
        <w:rPr>
          <w:lang w:val="en-US"/>
        </w:rPr>
        <w:t xml:space="preserve">creation and training of artificial neural networks like optimizers, loss functions, and datasets handlers. A big advantage of PyTorch </w:t>
      </w:r>
      <w:del w:id="371" w:author="Cerek, Piotr" w:date="2020-04-15T21:23:00Z">
        <w:r w:rsidRPr="00A40F89" w:rsidDel="00530F5F">
          <w:rPr>
            <w:lang w:val="en-US"/>
          </w:rPr>
          <w:delText xml:space="preserve">is </w:delText>
        </w:r>
      </w:del>
      <w:ins w:id="372" w:author="Cerek, Piotr" w:date="2020-04-15T21:23:00Z">
        <w:r w:rsidR="00530F5F">
          <w:rPr>
            <w:lang w:val="en-US"/>
          </w:rPr>
          <w:t>stays with</w:t>
        </w:r>
        <w:r w:rsidR="00530F5F" w:rsidRPr="00A40F89">
          <w:rPr>
            <w:lang w:val="en-US"/>
          </w:rPr>
          <w:t xml:space="preserve"> </w:t>
        </w:r>
      </w:ins>
      <w:del w:id="373" w:author="Cerek, Piotr" w:date="2020-04-15T21:23:00Z">
        <w:r w:rsidRPr="00A40F89" w:rsidDel="00530F5F">
          <w:rPr>
            <w:lang w:val="en-US"/>
          </w:rPr>
          <w:delText xml:space="preserve">the </w:delText>
        </w:r>
      </w:del>
      <w:r w:rsidRPr="00A40F89">
        <w:rPr>
          <w:lang w:val="en-US"/>
        </w:rPr>
        <w:t>automatic differentiation package (autograd). It tracks operations performed on tensors</w:t>
      </w:r>
      <w:ins w:id="374" w:author="Cerek, Piotr" w:date="2020-04-15T21:24:00Z">
        <w:r w:rsidR="00530F5F">
          <w:rPr>
            <w:lang w:val="en-US"/>
          </w:rPr>
          <w:t>,</w:t>
        </w:r>
      </w:ins>
      <w:r w:rsidRPr="00A40F89">
        <w:rPr>
          <w:lang w:val="en-US"/>
        </w:rPr>
        <w:t xml:space="preserve"> and independently calculates required gradients, making backpropagation steps very easy to implement.  </w:t>
      </w:r>
    </w:p>
    <w:p w14:paraId="29437322" w14:textId="28BA67CB"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w:t>
      </w:r>
      <w:ins w:id="375" w:author="Cerek, Piotr" w:date="2020-04-15T21:24:00Z">
        <w:r w:rsidR="00530F5F">
          <w:rPr>
            <w:lang w:val="en-US"/>
          </w:rPr>
          <w:t>,</w:t>
        </w:r>
      </w:ins>
      <w:r w:rsidRPr="00A40F89">
        <w:rPr>
          <w:lang w:val="en-US"/>
        </w:rPr>
        <w:t xml:space="preserve"> but </w:t>
      </w:r>
      <w:ins w:id="376" w:author="Cerek, Piotr" w:date="2020-04-15T21:24:00Z">
        <w:r w:rsidR="00530F5F">
          <w:rPr>
            <w:lang w:val="en-US"/>
          </w:rPr>
          <w:t xml:space="preserve">it </w:t>
        </w:r>
      </w:ins>
      <w:r w:rsidRPr="00A40F89">
        <w:rPr>
          <w:lang w:val="en-US"/>
        </w:rPr>
        <w:t xml:space="preserve">requires a more low-level approach. </w:t>
      </w:r>
      <w:ins w:id="377" w:author="Cerek, Piotr" w:date="2020-04-15T21:24:00Z">
        <w:r w:rsidR="00530F5F">
          <w:rPr>
            <w:lang w:val="en-US"/>
          </w:rPr>
          <w:t>The b</w:t>
        </w:r>
      </w:ins>
      <w:del w:id="378" w:author="Cerek, Piotr" w:date="2020-04-15T21:24:00Z">
        <w:r w:rsidRPr="00A40F89" w:rsidDel="00530F5F">
          <w:rPr>
            <w:lang w:val="en-US"/>
          </w:rPr>
          <w:delText>B</w:delText>
        </w:r>
      </w:del>
      <w:r w:rsidRPr="00A40F89">
        <w:rPr>
          <w:lang w:val="en-US"/>
        </w:rPr>
        <w:t>igger code overhead is necessary for simple neural networks, however, just as Keras</w:t>
      </w:r>
      <w:r w:rsidR="00C705CD">
        <w:rPr>
          <w:lang w:val="en-US"/>
        </w:rPr>
        <w:t>,</w:t>
      </w:r>
      <w:r w:rsidRPr="00A40F89">
        <w:rPr>
          <w:lang w:val="en-US"/>
        </w:rPr>
        <w:t xml:space="preserve"> </w:t>
      </w:r>
      <w:ins w:id="379" w:author="Cerek, Piotr" w:date="2020-04-15T21:24:00Z">
        <w:r w:rsidR="00530F5F">
          <w:rPr>
            <w:lang w:val="en-US"/>
          </w:rPr>
          <w:t>the</w:t>
        </w:r>
      </w:ins>
      <w:ins w:id="380" w:author="Cerek, Piotr" w:date="2020-04-15T21:25:00Z">
        <w:r w:rsidR="00530F5F">
          <w:rPr>
            <w:lang w:val="en-US"/>
          </w:rPr>
          <w:t xml:space="preserve"> </w:t>
        </w:r>
      </w:ins>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 xml:space="preserve">use of PyTorch, packages </w:t>
      </w:r>
      <w:del w:id="381" w:author="Cerek, Piotr" w:date="2020-04-15T21:26:00Z">
        <w:r w:rsidRPr="00A40F89" w:rsidDel="00530F5F">
          <w:rPr>
            <w:lang w:val="en-US"/>
          </w:rPr>
          <w:delText>are being</w:delText>
        </w:r>
      </w:del>
      <w:ins w:id="382" w:author="Cerek, Piotr" w:date="2020-04-15T21:26:00Z">
        <w:r w:rsidR="00530F5F">
          <w:rPr>
            <w:lang w:val="en-US"/>
          </w:rPr>
          <w:t>have been</w:t>
        </w:r>
      </w:ins>
      <w:r w:rsidRPr="00A40F89">
        <w:rPr>
          <w:lang w:val="en-US"/>
        </w:rPr>
        <w:t xml:space="preserve"> developed to provide wrappers with sklearn-like interfaces.</w:t>
      </w:r>
      <w:r w:rsidR="00C705CD">
        <w:rPr>
          <w:lang w:val="en-US"/>
        </w:rPr>
        <w:t xml:space="preserve"> One of </w:t>
      </w:r>
      <w:ins w:id="383" w:author="Cerek, Piotr" w:date="2020-04-15T21:25:00Z">
        <w:r w:rsidR="00530F5F">
          <w:rPr>
            <w:lang w:val="en-US"/>
          </w:rPr>
          <w:t xml:space="preserve">the </w:t>
        </w:r>
      </w:ins>
      <w:r w:rsidR="00C705CD">
        <w:rPr>
          <w:lang w:val="en-US"/>
        </w:rPr>
        <w:t>most notable examples is Skorch</w:t>
      </w:r>
      <w:r w:rsidRPr="00A40F89">
        <w:rPr>
          <w:lang w:val="en-US"/>
        </w:rPr>
        <w:t xml:space="preserve"> </w:t>
      </w:r>
      <w:r w:rsidRPr="00C705CD">
        <w:rPr>
          <w:lang w:val="en-US"/>
        </w:rPr>
        <w:t>[</w:t>
      </w:r>
      <w:r w:rsidR="00C705CD">
        <w:rPr>
          <w:lang w:val="en-US"/>
        </w:rPr>
        <w:t>29</w:t>
      </w:r>
      <w:r w:rsidRPr="00C705CD">
        <w:rPr>
          <w:lang w:val="en-US"/>
        </w:rPr>
        <w:t>]</w:t>
      </w:r>
      <w:r w:rsidR="005D315F">
        <w:rPr>
          <w:lang w:val="en-US"/>
        </w:rPr>
        <w:t>.</w:t>
      </w:r>
    </w:p>
    <w:p w14:paraId="46C05E42" w14:textId="07CB2C51" w:rsidR="00A40F89" w:rsidRDefault="00C705CD" w:rsidP="00C705CD">
      <w:pPr>
        <w:jc w:val="center"/>
        <w:rPr>
          <w:lang w:val="en-US"/>
        </w:rPr>
      </w:pPr>
      <w:r>
        <w:rPr>
          <w:noProof/>
          <w:color w:val="000000"/>
          <w:bdr w:val="none" w:sz="0" w:space="0" w:color="auto" w:frame="1"/>
          <w:lang w:val="en-US"/>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79172860" w:rsidR="00C705CD" w:rsidRDefault="00C705CD" w:rsidP="00C705CD">
      <w:pPr>
        <w:jc w:val="both"/>
        <w:rPr>
          <w:i/>
          <w:iCs/>
          <w:color w:val="000000"/>
        </w:rPr>
      </w:pPr>
      <w:r>
        <w:rPr>
          <w:i/>
          <w:iCs/>
          <w:color w:val="000000"/>
        </w:rPr>
        <w:t>Image 5. PyTorch logo [28]</w:t>
      </w:r>
      <w:r w:rsidR="005D315F">
        <w:rPr>
          <w:i/>
          <w:iCs/>
          <w:color w:val="000000"/>
        </w:rPr>
        <w:t>.</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384" w:name="_Toc37604581"/>
      <w:r>
        <w:rPr>
          <w:lang w:val="en-US"/>
        </w:rPr>
        <w:t>Data Analysis</w:t>
      </w:r>
      <w:bookmarkEnd w:id="384"/>
    </w:p>
    <w:p w14:paraId="598943E5" w14:textId="2F127F0D" w:rsidR="00C705CD" w:rsidRPr="00A40F89" w:rsidRDefault="00C705CD" w:rsidP="00C705CD">
      <w:pPr>
        <w:pStyle w:val="NoSpacing"/>
        <w:rPr>
          <w:lang w:val="en-US"/>
        </w:rPr>
      </w:pPr>
      <w:r>
        <w:rPr>
          <w:lang w:val="en-US"/>
        </w:rPr>
        <w:tab/>
        <w:t xml:space="preserve">Before applying any machine learning models, </w:t>
      </w:r>
      <w:r w:rsidR="005D315F">
        <w:rPr>
          <w:lang w:val="en-US"/>
        </w:rPr>
        <w:t>in-depth</w:t>
      </w:r>
      <w:r>
        <w:rPr>
          <w:lang w:val="en-US"/>
        </w:rPr>
        <w:t xml:space="preserve"> data analysis and preprocessing needs to be performed. This chapter elaborates on </w:t>
      </w:r>
      <w:r w:rsidR="00F64883">
        <w:rPr>
          <w:lang w:val="en-US"/>
        </w:rPr>
        <w:t>dataset used in project and describes its properties. It also guides through the process of obtaining lightweight version of the dataset.</w:t>
      </w:r>
    </w:p>
    <w:p w14:paraId="7C9BD45D" w14:textId="3ADD2052" w:rsidR="00F64883" w:rsidRDefault="00F64883" w:rsidP="00F64883">
      <w:pPr>
        <w:pStyle w:val="Heading2"/>
        <w:rPr>
          <w:bCs/>
          <w:lang w:val="en-US"/>
        </w:rPr>
      </w:pPr>
      <w:bookmarkStart w:id="385" w:name="_Toc37604582"/>
      <w:r>
        <w:rPr>
          <w:bCs/>
          <w:lang w:val="en-US"/>
        </w:rPr>
        <w:t>4</w:t>
      </w:r>
      <w:r w:rsidRPr="00193A4A">
        <w:rPr>
          <w:bCs/>
          <w:lang w:val="en-US"/>
        </w:rPr>
        <w:t xml:space="preserve">.1. </w:t>
      </w:r>
      <w:r>
        <w:rPr>
          <w:bCs/>
          <w:lang w:val="en-US"/>
        </w:rPr>
        <w:t>Exploratory Data Analysis</w:t>
      </w:r>
      <w:bookmarkEnd w:id="385"/>
    </w:p>
    <w:p w14:paraId="471B9D4F" w14:textId="6C4F602D" w:rsidR="00F64883" w:rsidRPr="00F64883" w:rsidRDefault="00F64883" w:rsidP="00F64883">
      <w:pPr>
        <w:pStyle w:val="NoSpacing"/>
        <w:rPr>
          <w:lang w:val="en-US" w:eastAsia="pl-PL"/>
        </w:rPr>
      </w:pPr>
      <w:r>
        <w:rPr>
          <w:lang w:val="en-US" w:eastAsia="pl-PL"/>
        </w:rPr>
        <w:tab/>
      </w:r>
      <w:r w:rsidRPr="00F64883">
        <w:rPr>
          <w:lang w:val="en-US" w:eastAsia="pl-PL"/>
        </w:rPr>
        <w:t xml:space="preserve">Usually, the first step when dealing with the new dataset is </w:t>
      </w:r>
      <w:r w:rsidRPr="00F64883">
        <w:rPr>
          <w:b/>
          <w:bCs/>
          <w:lang w:val="en-US" w:eastAsia="pl-PL"/>
        </w:rPr>
        <w:t>Exploratory Data Analysis (EDA).</w:t>
      </w:r>
      <w:r w:rsidRPr="00F64883">
        <w:rPr>
          <w:lang w:val="en-US" w:eastAsia="pl-PL"/>
        </w:rPr>
        <w:t xml:space="preserve"> It is an approach to data, that aims in the summarization of its main characteristic, using basic statistical tools and visualization [</w:t>
      </w:r>
      <w:r>
        <w:rPr>
          <w:lang w:val="en-US" w:eastAsia="pl-PL"/>
        </w:rPr>
        <w:t>30</w:t>
      </w:r>
      <w:r w:rsidRPr="00F64883">
        <w:rPr>
          <w:lang w:val="en-US" w:eastAsia="pl-PL"/>
        </w:rPr>
        <w:t>]</w:t>
      </w:r>
      <w:r w:rsidR="00330919">
        <w:rPr>
          <w:lang w:val="en-US" w:eastAsia="pl-PL"/>
        </w:rPr>
        <w:t>.</w:t>
      </w:r>
      <w:r w:rsidRPr="00F64883">
        <w:rPr>
          <w:lang w:val="en-US" w:eastAsia="pl-PL"/>
        </w:rPr>
        <w:t xml:space="preserve">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 even if not very precise, then being a good starting point. Basic parameters of </w:t>
      </w:r>
      <w:r w:rsidR="00330919">
        <w:rPr>
          <w:lang w:val="en-US" w:eastAsia="pl-PL"/>
        </w:rPr>
        <w:t>example dataset from ALICE detector</w:t>
      </w:r>
      <w:r w:rsidRPr="00F64883">
        <w:rPr>
          <w:lang w:val="en-US" w:eastAsia="pl-PL"/>
        </w:rPr>
        <w:t xml:space="preserve"> were collected in </w:t>
      </w:r>
      <w:r w:rsidRPr="00F64883">
        <w:rPr>
          <w:i/>
          <w:iCs/>
          <w:lang w:val="en-US" w:eastAsia="pl-PL"/>
        </w:rPr>
        <w:t xml:space="preserve">Table 1. </w:t>
      </w:r>
      <w:r w:rsidRPr="00F64883">
        <w:rPr>
          <w:lang w:val="en-US" w:eastAsia="pl-PL"/>
        </w:rPr>
        <w:t>Then, descriptive parameters of all features were calculated.</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7777777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 xml:space="preserve">3500 </w:t>
      </w:r>
      <w:r w:rsidRPr="00F64883">
        <w:rPr>
          <w:lang w:val="en-US" w:eastAsia="pl-PL"/>
        </w:rPr>
        <w:t xml:space="preserve">is enough to train most of the simple machine learning binary classifiers but it can be not enough for more complex models and deep learning. </w:t>
      </w:r>
    </w:p>
    <w:p w14:paraId="372F6582" w14:textId="3F2EAA2C" w:rsidR="00F64883" w:rsidRPr="00330919" w:rsidRDefault="00F64883" w:rsidP="00F64883">
      <w:pPr>
        <w:pStyle w:val="NoSpacing"/>
        <w:rPr>
          <w:lang w:val="en-US" w:eastAsia="pl-PL"/>
        </w:rPr>
      </w:pPr>
      <w:r>
        <w:rPr>
          <w:lang w:val="en-US" w:eastAsia="pl-PL"/>
        </w:rPr>
        <w:tab/>
      </w:r>
      <w:r w:rsidRPr="00F64883">
        <w:rPr>
          <w:lang w:val="en-US" w:eastAsia="pl-PL"/>
        </w:rPr>
        <w:t>After dropping metadata and columns with no variation (all the same values)</w:t>
      </w:r>
      <w:r w:rsidR="00330919">
        <w:rPr>
          <w:lang w:val="en-US" w:eastAsia="pl-PL"/>
        </w:rPr>
        <w:t>,</w:t>
      </w:r>
      <w:r w:rsidRPr="00F64883">
        <w:rPr>
          <w:lang w:val="en-US" w:eastAsia="pl-PL"/>
        </w:rPr>
        <w:t xml:space="preserve"> 231 features</w:t>
      </w:r>
      <w:r w:rsidR="00330919">
        <w:rPr>
          <w:lang w:val="en-US" w:eastAsia="pl-PL"/>
        </w:rPr>
        <w:t xml:space="preserve"> are left</w:t>
      </w:r>
      <w:r w:rsidRPr="00F64883">
        <w:rPr>
          <w:lang w:val="en-US" w:eastAsia="pl-PL"/>
        </w:rPr>
        <w:t xml:space="preserve"> that can be used for classification. There are also two binary labels: </w:t>
      </w:r>
      <w:r w:rsidRPr="00F64883">
        <w:rPr>
          <w:b/>
          <w:bCs/>
          <w:lang w:val="en-US" w:eastAsia="pl-PL"/>
        </w:rPr>
        <w:t xml:space="preserve">alias_global_Warning </w:t>
      </w:r>
      <w:r w:rsidRPr="00F64883">
        <w:rPr>
          <w:lang w:val="en-US" w:eastAsia="pl-PL"/>
        </w:rPr>
        <w:t>and </w:t>
      </w:r>
      <w:r w:rsidRPr="00330919">
        <w:rPr>
          <w:b/>
          <w:bCs/>
          <w:lang w:val="en-US" w:eastAsia="pl-PL"/>
        </w:rPr>
        <w:t>alias</w:t>
      </w:r>
      <w:r w:rsidRPr="00F64883">
        <w:rPr>
          <w:b/>
          <w:bCs/>
          <w:lang w:val="en-US" w:eastAsia="pl-PL"/>
        </w:rPr>
        <w:t>_global_Outlier</w:t>
      </w:r>
      <w:r w:rsidRPr="00F64883">
        <w:rPr>
          <w:lang w:val="en-US" w:eastAsia="pl-PL"/>
        </w:rPr>
        <w:t xml:space="preserve">. They were both placed by a </w:t>
      </w:r>
      <w:r w:rsidR="00330919">
        <w:rPr>
          <w:lang w:val="en-US" w:eastAsia="pl-PL"/>
        </w:rPr>
        <w:t>former</w:t>
      </w:r>
      <w:r w:rsidRPr="00F64883">
        <w:rPr>
          <w:lang w:val="en-US" w:eastAsia="pl-PL"/>
        </w:rPr>
        <w:t xml:space="preserve"> automatic outlier detection algorithm and can be used as a baseline for accuracy tests of created models. They can be also used</w:t>
      </w:r>
      <w:r w:rsidR="00330919">
        <w:rPr>
          <w:lang w:val="en-US" w:eastAsia="pl-PL"/>
        </w:rPr>
        <w:t xml:space="preserve"> to some degree</w:t>
      </w:r>
      <w:r w:rsidRPr="00F64883">
        <w:rPr>
          <w:lang w:val="en-US" w:eastAsia="pl-PL"/>
        </w:rPr>
        <w:t xml:space="preserve"> to simulate labels placed by an expert. In this kind of anomaly detection problem, </w:t>
      </w:r>
      <w:r w:rsidR="00330919">
        <w:rPr>
          <w:lang w:val="en-US" w:eastAsia="pl-PL"/>
        </w:rPr>
        <w:t>it is preferred</w:t>
      </w:r>
      <w:r w:rsidRPr="00F64883">
        <w:rPr>
          <w:lang w:val="en-US" w:eastAsia="pl-PL"/>
        </w:rPr>
        <w:t xml:space="preserve"> to have high </w:t>
      </w:r>
      <w:r w:rsidRPr="00F64883">
        <w:rPr>
          <w:b/>
          <w:bCs/>
          <w:lang w:val="en-US" w:eastAsia="pl-PL"/>
        </w:rPr>
        <w:t xml:space="preserve">recall </w:t>
      </w:r>
      <w:r w:rsidRPr="00F64883">
        <w:rPr>
          <w:lang w:val="en-US" w:eastAsia="pl-PL"/>
        </w:rPr>
        <w:t xml:space="preserve">(probability of detection) </w:t>
      </w:r>
      <w:r w:rsidR="00330919">
        <w:rPr>
          <w:lang w:val="en-US" w:eastAsia="pl-PL"/>
        </w:rPr>
        <w:lastRenderedPageBreak/>
        <w:t xml:space="preserve">to </w:t>
      </w:r>
      <w:r w:rsidRPr="00F64883">
        <w:rPr>
          <w:lang w:val="en-US" w:eastAsia="pl-PL"/>
        </w:rPr>
        <w:t xml:space="preserve">be sure to </w:t>
      </w:r>
      <w:r w:rsidR="00330919">
        <w:rPr>
          <w:lang w:val="en-US" w:eastAsia="pl-PL"/>
        </w:rPr>
        <w:t>detect</w:t>
      </w:r>
      <w:r w:rsidRPr="00F64883">
        <w:rPr>
          <w:lang w:val="en-US" w:eastAsia="pl-PL"/>
        </w:rPr>
        <w:t xml:space="preserve"> all outliers even for the price of a few false positives.</w:t>
      </w:r>
      <w:r w:rsidR="00330919">
        <w:rPr>
          <w:lang w:val="en-US" w:eastAsia="pl-PL"/>
        </w:rPr>
        <w:t xml:space="preserve"> Then, specific thresholds for use cases can be established.</w:t>
      </w:r>
      <w:r w:rsidRPr="00F64883">
        <w:rPr>
          <w:lang w:val="en-US" w:eastAsia="pl-PL"/>
        </w:rPr>
        <w:t xml:space="preserve"> This is why in all </w:t>
      </w:r>
      <w:r w:rsidR="00330919">
        <w:rPr>
          <w:lang w:val="en-US" w:eastAsia="pl-PL"/>
        </w:rPr>
        <w:t>further chapters</w:t>
      </w:r>
      <w:r w:rsidRPr="00F64883">
        <w:rPr>
          <w:lang w:val="en-US" w:eastAsia="pl-PL"/>
        </w:rPr>
        <w:t xml:space="preserve">, more sensitive, </w:t>
      </w:r>
      <w:r w:rsidRPr="00F64883">
        <w:rPr>
          <w:b/>
          <w:bCs/>
          <w:lang w:val="en-US" w:eastAsia="pl-PL"/>
        </w:rPr>
        <w:t xml:space="preserve">alias_global_Warning </w:t>
      </w:r>
      <w:r w:rsidRPr="00F64883">
        <w:rPr>
          <w:lang w:val="en-US" w:eastAsia="pl-PL"/>
        </w:rPr>
        <w:t xml:space="preserve">will be used as a </w:t>
      </w:r>
      <w:r w:rsidR="00330919">
        <w:rPr>
          <w:lang w:val="en-US" w:eastAsia="pl-PL"/>
        </w:rPr>
        <w:t xml:space="preserve">default </w:t>
      </w:r>
      <w:r w:rsidRPr="00F64883">
        <w:rPr>
          <w:lang w:val="en-US" w:eastAsia="pl-PL"/>
        </w:rPr>
        <w:t>label</w:t>
      </w:r>
      <w:r w:rsidR="00330919">
        <w:rPr>
          <w:lang w:val="en-US" w:eastAsia="pl-PL"/>
        </w:rPr>
        <w:t xml:space="preserve"> of former method</w:t>
      </w:r>
      <w:r w:rsidRPr="00F64883">
        <w:rPr>
          <w:lang w:val="en-US" w:eastAsia="pl-PL"/>
        </w:rPr>
        <w:t xml:space="preserve">. </w:t>
      </w:r>
      <w:r w:rsidRPr="00330919">
        <w:rPr>
          <w:lang w:val="en-US" w:eastAsia="pl-PL"/>
        </w:rPr>
        <w:t>Only</w:t>
      </w:r>
      <w:r w:rsidRPr="00330919">
        <w:rPr>
          <w:b/>
          <w:bCs/>
          <w:lang w:val="en-US" w:eastAsia="pl-PL"/>
        </w:rPr>
        <w:t xml:space="preserve"> 4,9%</w:t>
      </w:r>
      <w:r w:rsidRPr="00330919">
        <w:rPr>
          <w:lang w:val="en-US" w:eastAsia="pl-PL"/>
        </w:rPr>
        <w:t xml:space="preserve"> of all samples </w:t>
      </w:r>
      <w:r w:rsidR="00330919">
        <w:rPr>
          <w:lang w:val="en-US" w:eastAsia="pl-PL"/>
        </w:rPr>
        <w:t>were</w:t>
      </w:r>
      <w:r w:rsidRPr="00330919">
        <w:rPr>
          <w:lang w:val="en-US" w:eastAsia="pl-PL"/>
        </w:rPr>
        <w:t xml:space="preserve"> marked with this label. </w:t>
      </w:r>
    </w:p>
    <w:p w14:paraId="3055FEE0" w14:textId="77777777" w:rsidR="00F64883" w:rsidRPr="00330919" w:rsidRDefault="00F64883" w:rsidP="00F64883">
      <w:pPr>
        <w:spacing w:after="0" w:line="240" w:lineRule="auto"/>
        <w:rPr>
          <w:szCs w:val="24"/>
          <w:lang w:val="en-US"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val="en-US"/>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36BC6122"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00330919">
        <w:rPr>
          <w:i/>
          <w:iCs/>
          <w:color w:val="000000"/>
          <w:szCs w:val="24"/>
          <w:lang w:val="en-US" w:eastAsia="pl-PL"/>
        </w:rPr>
        <w:t xml:space="preserve">example </w:t>
      </w:r>
      <w:r w:rsidR="00330919">
        <w:rPr>
          <w:i/>
          <w:iCs/>
          <w:color w:val="000000"/>
          <w:szCs w:val="24"/>
          <w:lang w:val="en-US" w:eastAsia="pl-PL"/>
        </w:rPr>
        <w:tab/>
      </w:r>
      <w:r w:rsidRPr="00F64883">
        <w:rPr>
          <w:i/>
          <w:iCs/>
          <w:color w:val="000000"/>
          <w:szCs w:val="24"/>
          <w:lang w:val="en-US" w:eastAsia="pl-PL"/>
        </w:rPr>
        <w:t>data</w:t>
      </w:r>
      <w:r w:rsidR="00330919">
        <w:rPr>
          <w:i/>
          <w:iCs/>
          <w:color w:val="000000"/>
          <w:szCs w:val="24"/>
          <w:lang w:val="en-US" w:eastAsia="pl-PL"/>
        </w:rPr>
        <w:t>set</w:t>
      </w:r>
      <w:r w:rsidRPr="00F64883">
        <w:rPr>
          <w:i/>
          <w:iCs/>
          <w:color w:val="000000"/>
          <w:szCs w:val="24"/>
          <w:lang w:val="en-US" w:eastAsia="pl-PL"/>
        </w:rPr>
        <w:t>.</w:t>
      </w:r>
    </w:p>
    <w:p w14:paraId="0BFD8E8C" w14:textId="77777777" w:rsidR="00F64883" w:rsidRPr="00F64883" w:rsidRDefault="00F64883" w:rsidP="00896E00">
      <w:pPr>
        <w:pStyle w:val="NoSpacing"/>
        <w:rPr>
          <w:lang w:val="en-US" w:eastAsia="pl-PL"/>
        </w:rPr>
      </w:pPr>
    </w:p>
    <w:p w14:paraId="19523607" w14:textId="5C53377F"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the chapter </w:t>
      </w:r>
      <w:r w:rsidRPr="00330919">
        <w:rPr>
          <w:b/>
          <w:bCs/>
          <w:color w:val="000000"/>
          <w:lang w:val="en-US" w:eastAsia="pl-PL"/>
        </w:rPr>
        <w:t>2</w:t>
      </w:r>
      <w:r w:rsidR="00330919">
        <w:rPr>
          <w:color w:val="000000"/>
          <w:lang w:val="en-US" w:eastAsia="pl-PL"/>
        </w:rPr>
        <w:t>.</w:t>
      </w:r>
      <w:r>
        <w:rPr>
          <w:color w:val="000000"/>
          <w:lang w:val="en-US" w:eastAsia="pl-PL"/>
        </w:rPr>
        <w:t xml:space="preserve"> </w:t>
      </w:r>
      <w:r w:rsidRPr="00896E00">
        <w:rPr>
          <w:b/>
          <w:bCs/>
          <w:color w:val="000000"/>
          <w:lang w:val="en-US" w:eastAsia="pl-PL"/>
        </w:rPr>
        <w:t>Quality Control in CERN’s ALICE</w:t>
      </w:r>
      <w:r>
        <w:rPr>
          <w:color w:val="000000"/>
          <w:lang w:val="en-US" w:eastAsia="pl-PL"/>
        </w:rPr>
        <w:t xml:space="preserve"> </w:t>
      </w:r>
      <w:r w:rsidR="00F64883" w:rsidRPr="00F64883">
        <w:rPr>
          <w:color w:val="000000"/>
          <w:lang w:val="en-US" w:eastAsia="pl-PL"/>
        </w:rPr>
        <w:t>some features are derivated from other</w:t>
      </w:r>
      <w:r w:rsidR="00330919">
        <w:rPr>
          <w:color w:val="000000"/>
          <w:lang w:val="en-US" w:eastAsia="pl-PL"/>
        </w:rPr>
        <w:t>s</w:t>
      </w:r>
      <w:r w:rsidR="00F64883" w:rsidRPr="00F64883">
        <w:rPr>
          <w:color w:val="000000"/>
          <w:lang w:val="en-US" w:eastAsia="pl-PL"/>
        </w:rPr>
        <w:t>, so there is</w:t>
      </w:r>
      <w:r w:rsidR="00330919">
        <w:rPr>
          <w:color w:val="000000"/>
          <w:lang w:val="en-US" w:eastAsia="pl-PL"/>
        </w:rPr>
        <w:t xml:space="preserve"> a</w:t>
      </w:r>
      <w:r w:rsidR="00F64883" w:rsidRPr="00F64883">
        <w:rPr>
          <w:color w:val="000000"/>
          <w:lang w:val="en-US" w:eastAsia="pl-PL"/>
        </w:rPr>
        <w:t xml:space="preserve"> suspicion of high correlations between them. Moreover, as the correlation of each feature to the label was examined, it turned out that many of them</w:t>
      </w:r>
      <w:r w:rsidR="00330919">
        <w:rPr>
          <w:color w:val="000000"/>
          <w:lang w:val="en-US" w:eastAsia="pl-PL"/>
        </w:rPr>
        <w:t xml:space="preserve"> (70+)</w:t>
      </w:r>
      <w:r w:rsidR="00F64883" w:rsidRPr="00F64883">
        <w:rPr>
          <w:color w:val="000000"/>
          <w:lang w:val="en-US" w:eastAsia="pl-PL"/>
        </w:rPr>
        <w:t xml:space="preserve"> show close to no correlation.</w:t>
      </w:r>
    </w:p>
    <w:p w14:paraId="01EF619F" w14:textId="45837216"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w:t>
      </w:r>
      <w:r w:rsidR="00330919" w:rsidRPr="00F64883">
        <w:rPr>
          <w:color w:val="000000"/>
          <w:lang w:val="en-US" w:eastAsia="pl-PL"/>
        </w:rPr>
        <w:t>th</w:t>
      </w:r>
      <w:r w:rsidR="00330919">
        <w:rPr>
          <w:color w:val="000000"/>
          <w:lang w:val="en-US" w:eastAsia="pl-PL"/>
        </w:rPr>
        <w:t>is</w:t>
      </w:r>
      <w:r w:rsidR="00F64883" w:rsidRPr="00F64883">
        <w:rPr>
          <w:color w:val="000000"/>
          <w:lang w:val="en-US" w:eastAsia="pl-PL"/>
        </w:rPr>
        <w:t xml:space="preserve"> </w:t>
      </w:r>
      <w:r w:rsidR="00330919">
        <w:rPr>
          <w:color w:val="000000"/>
          <w:lang w:val="en-US" w:eastAsia="pl-PL"/>
        </w:rPr>
        <w:t>issue</w:t>
      </w:r>
      <w:r w:rsidR="00F64883" w:rsidRPr="00F64883">
        <w:rPr>
          <w:color w:val="000000"/>
          <w:lang w:val="en-US" w:eastAsia="pl-PL"/>
        </w:rPr>
        <w:t xml:space="preserve"> matrix of correlations was </w:t>
      </w:r>
      <w:r>
        <w:rPr>
          <w:color w:val="000000"/>
          <w:lang w:val="en-US" w:eastAsia="pl-PL"/>
        </w:rPr>
        <w:t>generated</w:t>
      </w:r>
      <w:r w:rsidR="00F64883" w:rsidRPr="00F64883">
        <w:rPr>
          <w:color w:val="000000"/>
          <w:lang w:val="en-US" w:eastAsia="pl-PL"/>
        </w:rPr>
        <w:t xml:space="preserve"> for all relevant features and labels</w:t>
      </w:r>
      <w:r>
        <w:rPr>
          <w:color w:val="000000"/>
          <w:lang w:val="en-US" w:eastAsia="pl-PL"/>
        </w:rPr>
        <w:t>.</w:t>
      </w:r>
      <w:r w:rsidR="00F64883" w:rsidRPr="00F64883">
        <w:rPr>
          <w:color w:val="000000"/>
          <w:lang w:val="en-US" w:eastAsia="pl-PL"/>
        </w:rPr>
        <w:t xml:space="preserve"> </w:t>
      </w:r>
      <w:r>
        <w:rPr>
          <w:color w:val="000000"/>
          <w:lang w:val="en-US" w:eastAsia="pl-PL"/>
        </w:rPr>
        <w:t xml:space="preserve">It </w:t>
      </w:r>
      <w:r w:rsidR="00F64883" w:rsidRPr="00F64883">
        <w:rPr>
          <w:color w:val="000000"/>
          <w:lang w:val="en-US" w:eastAsia="pl-PL"/>
        </w:rPr>
        <w:t xml:space="preserve">can be </w:t>
      </w:r>
      <w:r w:rsidR="00F64883" w:rsidRPr="00896E00">
        <w:rPr>
          <w:lang w:val="en-US" w:eastAsia="pl-PL"/>
        </w:rPr>
        <w:t>found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64883" w:rsidRPr="00F64883">
        <w:rPr>
          <w:color w:val="000000"/>
          <w:lang w:val="en-US" w:eastAsia="pl-PL"/>
        </w:rPr>
        <w:t xml:space="preserve">As it is not easy to see through a matrix of 233 x 233 elements, all the irrelevant </w:t>
      </w:r>
      <w:r w:rsidR="00330919">
        <w:rPr>
          <w:color w:val="000000"/>
          <w:lang w:val="en-US" w:eastAsia="pl-PL"/>
        </w:rPr>
        <w:t>entries</w:t>
      </w:r>
      <w:r w:rsidR="00F64883" w:rsidRPr="00F64883">
        <w:rPr>
          <w:color w:val="000000"/>
          <w:lang w:val="en-US" w:eastAsia="pl-PL"/>
        </w:rPr>
        <w:t xml:space="preserve">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w:t>
      </w:r>
      <w:r w:rsidR="00096B27">
        <w:rPr>
          <w:color w:val="000000"/>
          <w:lang w:val="en-US" w:eastAsia="pl-PL"/>
        </w:rPr>
        <w:t xml:space="preserve">, </w:t>
      </w:r>
      <w:r w:rsidR="00F64883" w:rsidRPr="00F64883">
        <w:rPr>
          <w:color w:val="000000"/>
          <w:lang w:val="en-US" w:eastAsia="pl-PL"/>
        </w:rPr>
        <w:t xml:space="preserve">there </w:t>
      </w:r>
      <w:r w:rsidR="00096B27">
        <w:rPr>
          <w:color w:val="000000"/>
          <w:lang w:val="en-US" w:eastAsia="pl-PL"/>
        </w:rPr>
        <w:t>were</w:t>
      </w:r>
      <w:r w:rsidR="00F64883" w:rsidRPr="00F64883">
        <w:rPr>
          <w:color w:val="000000"/>
          <w:lang w:val="en-US" w:eastAsia="pl-PL"/>
        </w:rPr>
        <w:t xml:space="preserve"> </w:t>
      </w:r>
      <w:r w:rsidR="00F64883" w:rsidRPr="00F64883">
        <w:rPr>
          <w:b/>
          <w:bCs/>
          <w:color w:val="000000"/>
          <w:lang w:val="en-US" w:eastAsia="pl-PL"/>
        </w:rPr>
        <w:t>163</w:t>
      </w:r>
      <w:r w:rsidR="00F64883" w:rsidRPr="00F64883">
        <w:rPr>
          <w:color w:val="000000"/>
          <w:lang w:val="en-US" w:eastAsia="pl-PL"/>
        </w:rPr>
        <w:t xml:space="preserve"> </w:t>
      </w:r>
      <w:r w:rsidR="00096B27">
        <w:rPr>
          <w:color w:val="000000"/>
          <w:lang w:val="en-US" w:eastAsia="pl-PL"/>
        </w:rPr>
        <w:t xml:space="preserve">high </w:t>
      </w:r>
      <w:r w:rsidR="00F64883" w:rsidRPr="00F64883">
        <w:rPr>
          <w:color w:val="000000"/>
          <w:lang w:val="en-US" w:eastAsia="pl-PL"/>
        </w:rPr>
        <w:t xml:space="preserve">correlation pairs left. This is a high number taking into consideration that there are 231 features, however, it is not that informative. All of those features could be for example correlated to only one other feature. </w:t>
      </w:r>
      <w:r w:rsidR="00096B27">
        <w:rPr>
          <w:color w:val="000000"/>
          <w:lang w:val="en-US" w:eastAsia="pl-PL"/>
        </w:rPr>
        <w:t>L</w:t>
      </w:r>
      <w:r w:rsidR="00F64883" w:rsidRPr="00F64883">
        <w:rPr>
          <w:color w:val="000000"/>
          <w:lang w:val="en-US" w:eastAsia="pl-PL"/>
        </w:rPr>
        <w:t xml:space="preserve">ooking at the generated matrix, </w:t>
      </w:r>
      <w:r w:rsidR="00096B27">
        <w:rPr>
          <w:color w:val="000000"/>
          <w:lang w:val="en-US" w:eastAsia="pl-PL"/>
        </w:rPr>
        <w:t>allows to see</w:t>
      </w:r>
      <w:r w:rsidR="00F64883" w:rsidRPr="00F64883">
        <w:rPr>
          <w:color w:val="000000"/>
          <w:lang w:val="en-US" w:eastAsia="pl-PL"/>
        </w:rPr>
        <w:t xml:space="preserve"> that pairs are spread quite coherently. </w:t>
      </w:r>
      <w:r w:rsidR="00096B27">
        <w:rPr>
          <w:color w:val="000000"/>
          <w:lang w:val="en-US" w:eastAsia="pl-PL"/>
        </w:rPr>
        <w:t>It hints</w:t>
      </w:r>
      <w:r w:rsidR="00F64883" w:rsidRPr="00F64883">
        <w:rPr>
          <w:color w:val="000000"/>
          <w:lang w:val="en-US" w:eastAsia="pl-PL"/>
        </w:rPr>
        <w:t xml:space="preserve"> that</w:t>
      </w:r>
      <w:r w:rsidR="00096B27">
        <w:rPr>
          <w:color w:val="000000"/>
          <w:lang w:val="en-US" w:eastAsia="pl-PL"/>
        </w:rPr>
        <w:t>,</w:t>
      </w:r>
      <w:r w:rsidR="00F64883" w:rsidRPr="00F64883">
        <w:rPr>
          <w:color w:val="000000"/>
          <w:lang w:val="en-US" w:eastAsia="pl-PL"/>
        </w:rPr>
        <w:t xml:space="preserve"> in general there is a big </w:t>
      </w:r>
      <w:r w:rsidR="00F64883" w:rsidRPr="00F64883">
        <w:rPr>
          <w:b/>
          <w:bCs/>
          <w:color w:val="000000"/>
          <w:lang w:val="en-US" w:eastAsia="pl-PL"/>
        </w:rPr>
        <w:t xml:space="preserve">redundancy </w:t>
      </w:r>
      <w:r w:rsidR="00F64883" w:rsidRPr="00F64883">
        <w:rPr>
          <w:color w:val="000000"/>
          <w:lang w:val="en-US" w:eastAsia="pl-PL"/>
        </w:rPr>
        <w:t>in the dataset</w:t>
      </w:r>
      <w:r w:rsidR="00096B27">
        <w:rPr>
          <w:color w:val="000000"/>
          <w:lang w:val="en-US" w:eastAsia="pl-PL"/>
        </w:rPr>
        <w:t>. This can cause problems while working with machine learning models</w:t>
      </w:r>
      <w:r w:rsidR="00F64883" w:rsidRPr="00F64883">
        <w:rPr>
          <w:color w:val="000000"/>
          <w:lang w:val="en-US" w:eastAsia="pl-PL"/>
        </w:rPr>
        <w:t xml:space="preserve"> and </w:t>
      </w:r>
      <w:r w:rsidR="00096B27">
        <w:rPr>
          <w:color w:val="000000"/>
          <w:lang w:val="en-US" w:eastAsia="pl-PL"/>
        </w:rPr>
        <w:t>waste computational resources.</w:t>
      </w:r>
    </w:p>
    <w:p w14:paraId="502DAD73" w14:textId="435DBAEB" w:rsidR="00F64883" w:rsidRPr="00F64883" w:rsidRDefault="00896E00" w:rsidP="00896E00">
      <w:pPr>
        <w:pStyle w:val="NoSpacing"/>
        <w:rPr>
          <w:lang w:val="en-US"/>
        </w:rPr>
      </w:pPr>
      <w:r>
        <w:rPr>
          <w:color w:val="000000"/>
          <w:lang w:val="en-US" w:eastAsia="pl-PL"/>
        </w:rPr>
        <w:tab/>
      </w:r>
      <w:r w:rsidR="00F64883" w:rsidRPr="00F64883">
        <w:rPr>
          <w:color w:val="000000"/>
          <w:lang w:val="en-US" w:eastAsia="pl-PL"/>
        </w:rPr>
        <w:t>The two most important pieces of the information that can be taken out from this exploratory analysis</w:t>
      </w:r>
      <w:r>
        <w:rPr>
          <w:color w:val="000000"/>
          <w:lang w:val="en-US" w:eastAsia="pl-PL"/>
        </w:rPr>
        <w:t>,</w:t>
      </w:r>
      <w:r w:rsidR="00F64883" w:rsidRPr="00F64883">
        <w:rPr>
          <w:color w:val="000000"/>
          <w:lang w:val="en-US" w:eastAsia="pl-PL"/>
        </w:rPr>
        <w:t xml:space="preserve"> are that </w:t>
      </w:r>
      <w:r w:rsidR="00096B27">
        <w:rPr>
          <w:color w:val="000000"/>
          <w:lang w:val="en-US" w:eastAsia="pl-PL"/>
        </w:rPr>
        <w:t>dataset is</w:t>
      </w:r>
      <w:r w:rsidR="00F64883" w:rsidRPr="00F64883">
        <w:rPr>
          <w:color w:val="000000"/>
          <w:lang w:val="en-US" w:eastAsia="pl-PL"/>
        </w:rPr>
        <w:t xml:space="preserve"> relatively small but</w:t>
      </w:r>
      <w:r>
        <w:rPr>
          <w:color w:val="000000"/>
          <w:lang w:val="en-US" w:eastAsia="pl-PL"/>
        </w:rPr>
        <w:t xml:space="preserve"> highly</w:t>
      </w:r>
      <w:r w:rsidR="00F64883" w:rsidRPr="00F64883">
        <w:rPr>
          <w:color w:val="000000"/>
          <w:lang w:val="en-US" w:eastAsia="pl-PL"/>
        </w:rPr>
        <w:t xml:space="preserve"> multidimensional and imbalanced</w:t>
      </w:r>
      <w:r w:rsidR="00096B27">
        <w:rPr>
          <w:color w:val="000000"/>
          <w:lang w:val="en-US" w:eastAsia="pl-PL"/>
        </w:rPr>
        <w:t>, a</w:t>
      </w:r>
      <w:r w:rsidR="00F64883" w:rsidRPr="00F64883">
        <w:rPr>
          <w:color w:val="000000"/>
          <w:lang w:val="en-US" w:eastAsia="pl-PL"/>
        </w:rPr>
        <w:t xml:space="preserve">nd that there is a big suspicion of </w:t>
      </w:r>
      <w:r w:rsidR="00F64883" w:rsidRPr="00096B27">
        <w:rPr>
          <w:b/>
          <w:bCs/>
          <w:color w:val="000000"/>
          <w:lang w:val="en-US" w:eastAsia="pl-PL"/>
        </w:rPr>
        <w:t>data</w:t>
      </w:r>
      <w:r w:rsidR="00F64883" w:rsidRPr="00F64883">
        <w:rPr>
          <w:color w:val="000000"/>
          <w:lang w:val="en-US" w:eastAsia="pl-PL"/>
        </w:rPr>
        <w:t xml:space="preserve"> </w:t>
      </w:r>
      <w:r w:rsidR="00F64883" w:rsidRPr="00F64883">
        <w:rPr>
          <w:b/>
          <w:bCs/>
          <w:color w:val="000000"/>
          <w:lang w:val="en-US" w:eastAsia="pl-PL"/>
        </w:rPr>
        <w:t>redundancy</w:t>
      </w:r>
      <w:r w:rsidR="00F64883" w:rsidRPr="00F64883">
        <w:rPr>
          <w:color w:val="000000"/>
          <w:lang w:val="en-US" w:eastAsia="pl-PL"/>
        </w:rPr>
        <w:t xml:space="preserve">. Taken into consideration all the aforementioned arguments,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15755FB2" w14:textId="77777777" w:rsidR="00896E00" w:rsidRDefault="00193A4A" w:rsidP="00896E00">
      <w:pPr>
        <w:pStyle w:val="NoSpacing"/>
        <w:rPr>
          <w:lang w:val="en-US"/>
        </w:rPr>
      </w:pPr>
      <w:r>
        <w:rPr>
          <w:lang w:val="en-US"/>
        </w:rPr>
        <w:br w:type="page"/>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386" w:name="_Toc37604583"/>
      <w:r>
        <w:rPr>
          <w:bCs/>
          <w:lang w:val="en-US"/>
        </w:rPr>
        <w:t>4.2</w:t>
      </w:r>
      <w:r w:rsidRPr="00193A4A">
        <w:rPr>
          <w:bCs/>
          <w:lang w:val="en-US"/>
        </w:rPr>
        <w:t xml:space="preserve">. </w:t>
      </w:r>
      <w:r>
        <w:rPr>
          <w:bCs/>
          <w:lang w:val="en-US"/>
        </w:rPr>
        <w:t>Features Selection</w:t>
      </w:r>
      <w:bookmarkEnd w:id="386"/>
    </w:p>
    <w:p w14:paraId="0AA2A0E7" w14:textId="513127A9" w:rsidR="00896E00" w:rsidRPr="00896E00" w:rsidRDefault="00896E00" w:rsidP="00896E00">
      <w:pPr>
        <w:pStyle w:val="NoSpacing"/>
        <w:rPr>
          <w:lang w:val="en-US" w:eastAsia="pl-PL"/>
        </w:rPr>
      </w:pPr>
      <w:r>
        <w:rPr>
          <w:lang w:val="en-US" w:eastAsia="pl-PL"/>
        </w:rPr>
        <w:tab/>
      </w:r>
      <w:r w:rsidRPr="00896E00">
        <w:rPr>
          <w:lang w:val="en-US" w:eastAsia="pl-PL"/>
        </w:rPr>
        <w:t>Dimensionality reduction is a process that aims to limit the number of random variables under consideration and obtain a set of principal variables</w:t>
      </w:r>
      <w:r w:rsidR="00096B27">
        <w:rPr>
          <w:lang w:val="en-US" w:eastAsia="pl-PL"/>
        </w:rPr>
        <w:t xml:space="preserve"> </w:t>
      </w:r>
      <w:r w:rsidRPr="00896E00">
        <w:rPr>
          <w:lang w:val="en-US" w:eastAsia="pl-PL"/>
        </w:rPr>
        <w:t>[</w:t>
      </w:r>
      <w:r>
        <w:rPr>
          <w:lang w:val="en-US" w:eastAsia="pl-PL"/>
        </w:rPr>
        <w:t>3</w:t>
      </w:r>
      <w:r w:rsidRPr="00896E00">
        <w:rPr>
          <w:lang w:val="en-US" w:eastAsia="pl-PL"/>
        </w:rPr>
        <w:t>1]</w:t>
      </w:r>
      <w:r w:rsidR="00096B27">
        <w:rPr>
          <w:lang w:val="en-US" w:eastAsia="pl-PL"/>
        </w:rPr>
        <w:t>.</w:t>
      </w:r>
      <w:r w:rsidRPr="00896E00">
        <w:rPr>
          <w:lang w:val="en-US" w:eastAsia="pl-PL"/>
        </w:rPr>
        <w:t xml:space="preserve"> It is usually applied when the amount of data to analyze is overwhelming or parts of it </w:t>
      </w:r>
      <w:r w:rsidR="00096B27">
        <w:rPr>
          <w:lang w:val="en-US" w:eastAsia="pl-PL"/>
        </w:rPr>
        <w:t xml:space="preserve">is </w:t>
      </w:r>
      <w:r w:rsidRPr="00896E00">
        <w:rPr>
          <w:lang w:val="en-US" w:eastAsia="pl-PL"/>
        </w:rPr>
        <w:t>redundant. Additional, useless information not only makes it difficult to operate on data but also slows down training and using of machine learning models. It can also introduce confusion to algorithms and lower their accuracy [</w:t>
      </w:r>
      <w:r>
        <w:rPr>
          <w:lang w:val="en-US" w:eastAsia="pl-PL"/>
        </w:rPr>
        <w:t>3</w:t>
      </w:r>
      <w:r w:rsidRPr="00896E00">
        <w:rPr>
          <w:lang w:val="en-US" w:eastAsia="pl-PL"/>
        </w:rPr>
        <w:t>2]</w:t>
      </w:r>
      <w:r w:rsidR="00096B27">
        <w:rPr>
          <w:lang w:val="en-US" w:eastAsia="pl-PL"/>
        </w:rPr>
        <w:t>.</w:t>
      </w:r>
    </w:p>
    <w:p w14:paraId="1C036974" w14:textId="4F80A2D3" w:rsidR="00896E00" w:rsidRPr="00896E00" w:rsidRDefault="00896E00" w:rsidP="00896E00">
      <w:pPr>
        <w:pStyle w:val="NoSpacing"/>
        <w:rPr>
          <w:lang w:val="en-US" w:eastAsia="pl-PL"/>
        </w:rPr>
      </w:pPr>
      <w:r w:rsidRPr="00896E00">
        <w:rPr>
          <w:lang w:val="en-US" w:eastAsia="pl-PL"/>
        </w:rPr>
        <w:tab/>
        <w:t>Common approaches to dimensionality reduction are either removal of some variables or transforming data to contain the crucial information, from original data, in a smaller set of variables. Later method got big coverage in recent years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w:t>
      </w:r>
      <w:r w:rsidR="00096B27">
        <w:rPr>
          <w:lang w:val="en-US" w:eastAsia="pl-PL"/>
        </w:rPr>
        <w:t>.</w:t>
      </w:r>
      <w:r w:rsidRPr="00896E00">
        <w:rPr>
          <w:lang w:val="en-US" w:eastAsia="pl-PL"/>
        </w:rPr>
        <w:t xml:space="preserve"> Problem with those is that the obtained set of parameters is difficult to be analyzed by humans. Information like [height, weight, clothing size] can be quite successfully compressed by PCA to a two-element vector [V1, V2]. This new data can be used for classification tasks, but new features are generally meaningless without further processing.</w:t>
      </w:r>
    </w:p>
    <w:p w14:paraId="49F14F12" w14:textId="60A0EEE2" w:rsidR="00896E00" w:rsidRPr="00896E00" w:rsidRDefault="00896E00" w:rsidP="00896E00">
      <w:pPr>
        <w:pStyle w:val="NoSpacing"/>
        <w:rPr>
          <w:lang w:val="en-US" w:eastAsia="pl-PL"/>
        </w:rPr>
      </w:pPr>
      <w:r w:rsidRPr="00896E00">
        <w:rPr>
          <w:lang w:val="en-US" w:eastAsia="pl-PL"/>
        </w:rPr>
        <w:tab/>
        <w:t xml:space="preserve">One of the main goals of </w:t>
      </w:r>
      <w:r w:rsidR="00096B27">
        <w:rPr>
          <w:lang w:val="en-US" w:eastAsia="pl-PL"/>
        </w:rPr>
        <w:t>the</w:t>
      </w:r>
      <w:r w:rsidRPr="00896E00">
        <w:rPr>
          <w:lang w:val="en-US" w:eastAsia="pl-PL"/>
        </w:rPr>
        <w:t xml:space="preserve"> project is to have the ability to explain why a certain sample was classified as outlier or inliner, by pointing out features that mostly influenced the model’s decision. Because of that, dimensionality reduction based on creating a new set of features is not applicable, even though it could </w:t>
      </w:r>
      <w:r w:rsidR="00096B27">
        <w:rPr>
          <w:lang w:val="en-US" w:eastAsia="pl-PL"/>
        </w:rPr>
        <w:t>introduce</w:t>
      </w:r>
      <w:r w:rsidRPr="00896E00">
        <w:rPr>
          <w:lang w:val="en-US" w:eastAsia="pl-PL"/>
        </w:rPr>
        <w:t xml:space="preserve"> better accuracy. </w:t>
      </w:r>
    </w:p>
    <w:p w14:paraId="49734DC4" w14:textId="06939C80"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using some criterium, for example, correlation with the label. Usually, good criterium can be how strongly the accuracy of selected model decrease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 most redundant [</w:t>
      </w:r>
      <w:r>
        <w:rPr>
          <w:lang w:val="en-US" w:eastAsia="pl-PL"/>
        </w:rPr>
        <w:t>3</w:t>
      </w:r>
      <w:r w:rsidR="00896E00" w:rsidRPr="00896E00">
        <w:rPr>
          <w:lang w:val="en-US" w:eastAsia="pl-PL"/>
        </w:rPr>
        <w:t>5]</w:t>
      </w:r>
      <w:r w:rsidR="00096B27">
        <w:rPr>
          <w:lang w:val="en-US" w:eastAsia="pl-PL"/>
        </w:rPr>
        <w:t>.</w:t>
      </w:r>
      <w:r w:rsidR="00896E00" w:rsidRPr="00896E00">
        <w:rPr>
          <w:lang w:val="en-US" w:eastAsia="pl-PL"/>
        </w:rPr>
        <w:t xml:space="preserve"> Scikit learn contains, working out of the box, implementation of RFE that is compatible with most of the standard models. Selecting, which model to use is however not that trivial. Since for this project, many different classifiers are used, performing multiple refittings would take a lot of time</w:t>
      </w:r>
      <w:r w:rsidR="009F7C91">
        <w:rPr>
          <w:lang w:val="en-US" w:eastAsia="pl-PL"/>
        </w:rPr>
        <w:t xml:space="preserve"> and resources</w:t>
      </w:r>
      <w:r w:rsidR="00896E00" w:rsidRPr="00896E00">
        <w:rPr>
          <w:lang w:val="en-US" w:eastAsia="pl-PL"/>
        </w:rPr>
        <w:t>. Moreover, some of them will be trained in a not supervised manner, so specifying the accuracy metric that RFE could use can be complicated.</w:t>
      </w:r>
      <w:r w:rsidR="009F7C91">
        <w:rPr>
          <w:lang w:val="en-US" w:eastAsia="pl-PL"/>
        </w:rPr>
        <w:t xml:space="preserve"> I</w:t>
      </w:r>
      <w:r w:rsidR="00896E00" w:rsidRPr="00896E00">
        <w:rPr>
          <w:lang w:val="en-US" w:eastAsia="pl-PL"/>
        </w:rPr>
        <w:t>t would be more convenient to specify one model that universally will select the best parameters</w:t>
      </w:r>
      <w:r w:rsidR="009F7C91">
        <w:rPr>
          <w:lang w:val="en-US" w:eastAsia="pl-PL"/>
        </w:rPr>
        <w:t>, even with some error margin</w:t>
      </w:r>
      <w:r w:rsidR="00896E00" w:rsidRPr="00896E00">
        <w:rPr>
          <w:lang w:val="en-US" w:eastAsia="pl-PL"/>
        </w:rPr>
        <w:t>. </w:t>
      </w:r>
    </w:p>
    <w:p w14:paraId="7A4A580A" w14:textId="7D063935"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is still to decide if the new sample is outlier or inlier, simple binary classifiers may be a good choice. As the most appropriate option, </w:t>
      </w:r>
      <w:r w:rsidR="00896E00" w:rsidRPr="00896E00">
        <w:rPr>
          <w:b/>
          <w:bCs/>
          <w:lang w:val="en-US" w:eastAsia="pl-PL"/>
        </w:rPr>
        <w:t xml:space="preserve">logistic 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val="en-US"/>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1C8153F0" w:rsidR="00D6233C" w:rsidRPr="00896E00" w:rsidRDefault="00D6233C" w:rsidP="00896E00">
      <w:pPr>
        <w:pStyle w:val="NoSpacing"/>
        <w:rPr>
          <w:lang w:val="en-US" w:eastAsia="pl-PL"/>
        </w:rPr>
      </w:pPr>
      <w:r>
        <w:rPr>
          <w:lang w:val="en-US" w:eastAsia="pl-PL"/>
        </w:rPr>
        <w:tab/>
      </w:r>
      <w:r w:rsidRPr="00896E00">
        <w:rPr>
          <w:lang w:val="en-US" w:eastAsia="pl-PL"/>
        </w:rPr>
        <w:t>After performing RFE with classifier</w:t>
      </w:r>
      <w:r>
        <w:rPr>
          <w:lang w:val="en-US" w:eastAsia="pl-PL"/>
        </w:rPr>
        <w:t xml:space="preserve"> of a choice</w:t>
      </w:r>
      <w:r w:rsidRPr="00896E00">
        <w:rPr>
          <w:lang w:val="en-US" w:eastAsia="pl-PL"/>
        </w:rPr>
        <w:t xml:space="preserve">, features were ranked and saved in order in </w:t>
      </w:r>
      <w:r>
        <w:rPr>
          <w:lang w:val="en-US" w:eastAsia="pl-PL"/>
        </w:rPr>
        <w:t xml:space="preserve">a </w:t>
      </w:r>
      <w:r w:rsidRPr="00896E00">
        <w:rPr>
          <w:lang w:val="en-US" w:eastAsia="pl-PL"/>
        </w:rPr>
        <w:t>file</w:t>
      </w:r>
      <w:r>
        <w:rPr>
          <w:lang w:val="en-US" w:eastAsia="pl-PL"/>
        </w:rPr>
        <w:t xml:space="preserve"> for further use</w:t>
      </w:r>
      <w:r w:rsidRPr="00896E00">
        <w:rPr>
          <w:lang w:val="en-US" w:eastAsia="pl-PL"/>
        </w:rPr>
        <w:t xml:space="preserve">. The number of </w:t>
      </w:r>
      <w:r w:rsidR="009F7C91">
        <w:rPr>
          <w:lang w:val="en-US" w:eastAsia="pl-PL"/>
        </w:rPr>
        <w:t>parameters</w:t>
      </w:r>
      <w:r w:rsidRPr="00896E00">
        <w:rPr>
          <w:lang w:val="en-US" w:eastAsia="pl-PL"/>
        </w:rPr>
        <w:t xml:space="preserve"> to use can be selected by finding the point where the accuracy is highest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was changing when more features were added. First, it is rising quickly as crucial data is added to the model. Best accuracies are achieved around 40 and 90 used features and then score is dropping as more redundant parameters are being used. </w:t>
      </w:r>
    </w:p>
    <w:p w14:paraId="76350099" w14:textId="498E471C"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It is worth to notice two things. The range in which values are changing is very small, the lowest recorded score is above 0.95 while the highest is </w:t>
      </w:r>
      <w:r w:rsidR="009F7C91">
        <w:rPr>
          <w:lang w:val="en-US" w:eastAsia="pl-PL"/>
        </w:rPr>
        <w:t>below</w:t>
      </w:r>
      <w:r w:rsidR="00896E00" w:rsidRPr="00896E00">
        <w:rPr>
          <w:lang w:val="en-US" w:eastAsia="pl-PL"/>
        </w:rPr>
        <w:t xml:space="preserve"> 0.9</w:t>
      </w:r>
      <w:r w:rsidR="009F7C91">
        <w:rPr>
          <w:lang w:val="en-US" w:eastAsia="pl-PL"/>
        </w:rPr>
        <w:t>7</w:t>
      </w:r>
      <w:r w:rsidR="00896E00" w:rsidRPr="00896E00">
        <w:rPr>
          <w:lang w:val="en-US" w:eastAsia="pl-PL"/>
        </w:rPr>
        <w:t xml:space="preserve">. This means that logistic regression had no problems learning how to imitate a </w:t>
      </w:r>
      <w:r w:rsidR="009F7C91">
        <w:rPr>
          <w:lang w:val="en-US" w:eastAsia="pl-PL"/>
        </w:rPr>
        <w:t xml:space="preserve">former </w:t>
      </w:r>
      <w:r w:rsidR="00896E00" w:rsidRPr="00896E00">
        <w:rPr>
          <w:lang w:val="en-US" w:eastAsia="pl-PL"/>
        </w:rPr>
        <w:t>automated detection algorithm</w:t>
      </w:r>
      <w:r w:rsidR="009F7C91">
        <w:rPr>
          <w:lang w:val="en-US" w:eastAsia="pl-PL"/>
        </w:rPr>
        <w:t>, and since it was suing only statistical parameters,</w:t>
      </w:r>
      <w:r w:rsidR="00896E00" w:rsidRPr="00896E00">
        <w:rPr>
          <w:lang w:val="en-US" w:eastAsia="pl-PL"/>
        </w:rPr>
        <w:t xml:space="preserve"> that was expected. What is interesting, a very small number of features was necessary to</w:t>
      </w:r>
      <w:r w:rsidR="009F7C91">
        <w:rPr>
          <w:lang w:val="en-US" w:eastAsia="pl-PL"/>
        </w:rPr>
        <w:t xml:space="preserve"> almost fully</w:t>
      </w:r>
      <w:r w:rsidR="00896E00" w:rsidRPr="00896E00">
        <w:rPr>
          <w:lang w:val="en-US" w:eastAsia="pl-PL"/>
        </w:rPr>
        <w:t xml:space="preserve"> reproduce </w:t>
      </w:r>
      <w:r w:rsidR="009F7C91">
        <w:rPr>
          <w:lang w:val="en-US" w:eastAsia="pl-PL"/>
        </w:rPr>
        <w:t>its</w:t>
      </w:r>
      <w:r w:rsidR="00896E00" w:rsidRPr="00896E00">
        <w:rPr>
          <w:lang w:val="en-US" w:eastAsia="pl-PL"/>
        </w:rPr>
        <w:t xml:space="preserve"> effect. </w:t>
      </w:r>
    </w:p>
    <w:p w14:paraId="6A64DD1B" w14:textId="0619E06D"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w:t>
      </w:r>
      <w:r w:rsidR="009F7C91">
        <w:rPr>
          <w:lang w:val="en-US" w:eastAsia="pl-PL"/>
        </w:rPr>
        <w:t>d</w:t>
      </w:r>
      <w:r w:rsidR="00896E00" w:rsidRPr="00896E00">
        <w:rPr>
          <w:lang w:val="en-US" w:eastAsia="pl-PL"/>
        </w:rPr>
        <w:t xml:space="preserve"> to determine which variables are important from the classification point of view. The remaining features should not, however, be blindly rejected. The goal is to surpass the classic algorithm for </w:t>
      </w:r>
      <w:proofErr w:type="gramStart"/>
      <w:r w:rsidR="00896E00" w:rsidRPr="00896E00">
        <w:rPr>
          <w:lang w:val="en-US" w:eastAsia="pl-PL"/>
        </w:rPr>
        <w:t>outliers</w:t>
      </w:r>
      <w:proofErr w:type="gramEnd"/>
      <w:r w:rsidR="00896E00" w:rsidRPr="00896E00">
        <w:rPr>
          <w:lang w:val="en-US" w:eastAsia="pl-PL"/>
        </w:rPr>
        <w:t xml:space="preserve"> detection, not to imitate it. When new models will be introduced, their performance may be improved by not using some of the redundant features but this has to be validated. </w:t>
      </w:r>
    </w:p>
    <w:p w14:paraId="5983FB3B" w14:textId="281AEA79"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896E00" w:rsidRPr="00896E00">
        <w:rPr>
          <w:lang w:val="en-US" w:eastAsia="pl-PL"/>
        </w:rPr>
        <w:t xml:space="preserve">Those 47 features are crucial from the point of view of scientists interpreting raw data, </w:t>
      </w:r>
      <w:r w:rsidR="009F7C91">
        <w:rPr>
          <w:lang w:val="en-US" w:eastAsia="pl-PL"/>
        </w:rPr>
        <w:t>those</w:t>
      </w:r>
      <w:r w:rsidR="00896E00" w:rsidRPr="00896E00">
        <w:rPr>
          <w:lang w:val="en-US" w:eastAsia="pl-PL"/>
        </w:rPr>
        <w:t xml:space="preserve"> can usually hint that the sample is an outlier. </w:t>
      </w:r>
      <w:r w:rsidR="009F7C91">
        <w:rPr>
          <w:lang w:val="en-US" w:eastAsia="pl-PL"/>
        </w:rPr>
        <w:t>A comparison</w:t>
      </w:r>
      <w:r w:rsidR="00896E00" w:rsidRPr="00896E00">
        <w:rPr>
          <w:lang w:val="en-US" w:eastAsia="pl-PL"/>
        </w:rPr>
        <w:t>, between features, selected by RFE and sensitive features</w:t>
      </w:r>
      <w:r w:rsidR="009F7C91">
        <w:rPr>
          <w:lang w:val="en-US" w:eastAsia="pl-PL"/>
        </w:rPr>
        <w:t xml:space="preserve"> was performed</w:t>
      </w:r>
      <w:r w:rsidR="00896E00" w:rsidRPr="00896E00">
        <w:rPr>
          <w:lang w:val="en-US" w:eastAsia="pl-PL"/>
        </w:rPr>
        <w:t>. As it turned out</w:t>
      </w:r>
      <w:r w:rsidR="009F7C91">
        <w:rPr>
          <w:lang w:val="en-US" w:eastAsia="pl-PL"/>
        </w:rPr>
        <w:t>,</w:t>
      </w:r>
      <w:r w:rsidR="00896E00" w:rsidRPr="00896E00">
        <w:rPr>
          <w:lang w:val="en-US" w:eastAsia="pl-PL"/>
        </w:rPr>
        <w:t xml:space="preserve"> in the top </w:t>
      </w:r>
      <w:r w:rsidR="00896E00" w:rsidRPr="00896E00">
        <w:rPr>
          <w:b/>
          <w:bCs/>
          <w:lang w:val="en-US" w:eastAsia="pl-PL"/>
        </w:rPr>
        <w:t xml:space="preserve">100 </w:t>
      </w:r>
      <w:r w:rsidR="00896E00" w:rsidRPr="00896E00">
        <w:rPr>
          <w:lang w:val="en-US" w:eastAsia="pl-PL"/>
        </w:rPr>
        <w:t xml:space="preserve">parameters (out of 231) ranked by REF using logistic regression there were 19 sensitive features. It seems like not many, </w:t>
      </w:r>
      <w:r w:rsidR="00896E00" w:rsidRPr="00896E00">
        <w:rPr>
          <w:lang w:val="en-US" w:eastAsia="pl-PL"/>
        </w:rPr>
        <w:lastRenderedPageBreak/>
        <w:t>however, because data contains derivated features, that are sometimes non-linear transformation of other</w:t>
      </w:r>
      <w:r w:rsidR="009F7C91">
        <w:rPr>
          <w:lang w:val="en-US" w:eastAsia="pl-PL"/>
        </w:rPr>
        <w:t>s</w:t>
      </w:r>
      <w:r w:rsidR="00896E00" w:rsidRPr="00896E00">
        <w:rPr>
          <w:lang w:val="en-US" w:eastAsia="pl-PL"/>
        </w:rPr>
        <w:t>, they can be actually more informative for the models and allow for easier classifications. </w:t>
      </w:r>
    </w:p>
    <w:p w14:paraId="3749D961" w14:textId="24270078" w:rsidR="00D6233C" w:rsidRDefault="00D6233C" w:rsidP="00896E00">
      <w:pPr>
        <w:pStyle w:val="NoSpacing"/>
        <w:rPr>
          <w:lang w:val="en-US" w:eastAsia="pl-PL"/>
        </w:rPr>
      </w:pPr>
      <w:r>
        <w:rPr>
          <w:lang w:val="en-US" w:eastAsia="pl-PL"/>
        </w:rPr>
        <w:tab/>
      </w:r>
      <w:r w:rsidR="00896E00" w:rsidRPr="00896E00">
        <w:rPr>
          <w:lang w:val="en-US" w:eastAsia="pl-PL"/>
        </w:rPr>
        <w:t>In conclusion when pure machine learning classification is performed, most appropriate, are parameters selected by the RFE method. When explainability</w:t>
      </w:r>
      <w:r w:rsidR="009F7C91">
        <w:rPr>
          <w:lang w:val="en-US" w:eastAsia="pl-PL"/>
        </w:rPr>
        <w:t xml:space="preserve"> by selecting the features that mostly influenced the decision</w:t>
      </w:r>
      <w:r w:rsidRPr="00896E00">
        <w:rPr>
          <w:lang w:val="en-US" w:eastAsia="pl-PL"/>
        </w:rPr>
        <w:t>,</w:t>
      </w:r>
      <w:r w:rsidR="00896E00" w:rsidRPr="00896E00">
        <w:rPr>
          <w:lang w:val="en-US" w:eastAsia="pl-PL"/>
        </w:rPr>
        <w:t xml:space="preserve"> it may be </w:t>
      </w:r>
      <w:r w:rsidR="009F7C91">
        <w:rPr>
          <w:lang w:val="en-US" w:eastAsia="pl-PL"/>
        </w:rPr>
        <w:t>worthwhile</w:t>
      </w:r>
      <w:r w:rsidR="00896E00" w:rsidRPr="00896E00">
        <w:rPr>
          <w:lang w:val="en-US" w:eastAsia="pl-PL"/>
        </w:rPr>
        <w:t xml:space="preserve"> to append missing, sensitive </w:t>
      </w:r>
      <w:r w:rsidR="009F7C91">
        <w:rPr>
          <w:lang w:val="en-US" w:eastAsia="pl-PL"/>
        </w:rPr>
        <w:t>variables</w:t>
      </w:r>
      <w:r w:rsidR="00896E00" w:rsidRPr="00896E00">
        <w:rPr>
          <w:lang w:val="en-US" w:eastAsia="pl-PL"/>
        </w:rPr>
        <w:t xml:space="preserve"> to see how the model will evaluate their impact on the </w:t>
      </w:r>
      <w:r w:rsidR="009F7C91">
        <w:rPr>
          <w:lang w:val="en-US" w:eastAsia="pl-PL"/>
        </w:rPr>
        <w:t>classification</w:t>
      </w:r>
      <w:r w:rsidR="00896E00" w:rsidRPr="00896E00">
        <w:rPr>
          <w:lang w:val="en-US" w:eastAsia="pl-PL"/>
        </w:rPr>
        <w:t>.</w:t>
      </w:r>
    </w:p>
    <w:p w14:paraId="106E5F43" w14:textId="3CD66809" w:rsidR="00D6233C" w:rsidRDefault="00D6233C">
      <w:pPr>
        <w:spacing w:after="160" w:line="259" w:lineRule="auto"/>
        <w:rPr>
          <w:lang w:val="en-US" w:eastAsia="pl-PL"/>
        </w:rPr>
      </w:pPr>
      <w:r>
        <w:rPr>
          <w:lang w:val="en-US" w:eastAsia="pl-PL"/>
        </w:rPr>
        <w:br w:type="page"/>
      </w:r>
    </w:p>
    <w:p w14:paraId="44129690" w14:textId="0EAA631F" w:rsidR="00645A17" w:rsidRPr="00645A17" w:rsidRDefault="00645A17">
      <w:pPr>
        <w:spacing w:after="160" w:line="259" w:lineRule="auto"/>
        <w:rPr>
          <w:color w:val="FF0000"/>
          <w:lang w:val="en-US" w:eastAsia="pl-PL"/>
        </w:rPr>
      </w:pPr>
      <w:r w:rsidRPr="00645A17">
        <w:rPr>
          <w:color w:val="FF0000"/>
          <w:lang w:val="en-US" w:eastAsia="pl-PL"/>
        </w:rPr>
        <w:lastRenderedPageBreak/>
        <w:t>KEEEP EMPTY!</w:t>
      </w: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387" w:name="_Toc37604584"/>
      <w:r>
        <w:rPr>
          <w:lang w:val="en-US"/>
        </w:rPr>
        <w:t>Classic Machine Learning</w:t>
      </w:r>
      <w:bookmarkEnd w:id="387"/>
    </w:p>
    <w:p w14:paraId="59EAFCA6" w14:textId="732F5EE0" w:rsidR="00896E00" w:rsidRPr="00D6233C" w:rsidRDefault="00D6233C" w:rsidP="00D6233C">
      <w:pPr>
        <w:pStyle w:val="NoSpacing"/>
        <w:rPr>
          <w:lang w:val="en-US"/>
        </w:rPr>
      </w:pPr>
      <w:r>
        <w:rPr>
          <w:lang w:val="en-US"/>
        </w:rPr>
        <w:tab/>
      </w:r>
      <w:r w:rsidRPr="00D6233C">
        <w:rPr>
          <w:lang w:val="en-US"/>
        </w:rPr>
        <w:t>The following chapter is focused on applying machine learning methods, not involving deep learning, to solve the problem of data quality control in CERN’s ALICE experiment. This approach, nowadays often referred to as classic machine learning, makes use of tools like regressions and decision trees. Supervised, unsupervised and novelty detection techniques will be described and compared</w:t>
      </w:r>
      <w:r w:rsidR="009F7C91">
        <w:rPr>
          <w:lang w:val="en-US"/>
        </w:rPr>
        <w:t xml:space="preserve"> </w:t>
      </w:r>
      <w:r w:rsidR="00645A17">
        <w:rPr>
          <w:lang w:val="en-US"/>
        </w:rPr>
        <w:t>[37]</w:t>
      </w:r>
      <w:r w:rsidR="009F7C91">
        <w:rPr>
          <w:lang w:val="en-US"/>
        </w:rPr>
        <w:t>.</w:t>
      </w:r>
    </w:p>
    <w:p w14:paraId="0F87E05D" w14:textId="0DC052DD" w:rsidR="00D6233C" w:rsidRDefault="00D6233C" w:rsidP="00D6233C">
      <w:pPr>
        <w:pStyle w:val="Heading2"/>
        <w:rPr>
          <w:bCs/>
          <w:lang w:val="en-US"/>
        </w:rPr>
      </w:pPr>
      <w:bookmarkStart w:id="388" w:name="_Toc37604585"/>
      <w:r>
        <w:rPr>
          <w:bCs/>
          <w:lang w:val="en-US"/>
        </w:rPr>
        <w:t>5.1</w:t>
      </w:r>
      <w:r w:rsidRPr="00193A4A">
        <w:rPr>
          <w:bCs/>
          <w:lang w:val="en-US"/>
        </w:rPr>
        <w:t xml:space="preserve">. </w:t>
      </w:r>
      <w:r w:rsidR="00645A17">
        <w:rPr>
          <w:bCs/>
          <w:lang w:val="en-US"/>
        </w:rPr>
        <w:t>Supervised Outlier Detection</w:t>
      </w:r>
      <w:bookmarkEnd w:id="388"/>
    </w:p>
    <w:p w14:paraId="73745ACF" w14:textId="22E013ED" w:rsidR="00645A17" w:rsidRPr="00645A17" w:rsidRDefault="00645A17" w:rsidP="00645A17">
      <w:pPr>
        <w:pStyle w:val="NoSpacing"/>
        <w:rPr>
          <w:lang w:val="en-US" w:eastAsia="pl-PL"/>
        </w:rPr>
      </w:pPr>
      <w:r>
        <w:rPr>
          <w:lang w:val="en-US" w:eastAsia="pl-PL"/>
        </w:rPr>
        <w:tab/>
      </w:r>
      <w:r w:rsidRPr="00645A17">
        <w:rPr>
          <w:lang w:val="en-US" w:eastAsia="pl-PL"/>
        </w:rPr>
        <w:t xml:space="preserve">In the chapter on Feature Selection, a machine learning model has been used to </w:t>
      </w:r>
      <w:proofErr w:type="spellStart"/>
      <w:r w:rsidRPr="00645A17">
        <w:rPr>
          <w:lang w:val="en-US" w:eastAsia="pl-PL"/>
        </w:rPr>
        <w:t>asses</w:t>
      </w:r>
      <w:proofErr w:type="spellEnd"/>
      <w:r w:rsidRPr="00645A17">
        <w:rPr>
          <w:lang w:val="en-US" w:eastAsia="pl-PL"/>
        </w:rPr>
        <w:t xml:space="preserve"> the usefulness of features. It was </w:t>
      </w:r>
      <w:r w:rsidRPr="00645A17">
        <w:rPr>
          <w:b/>
          <w:bCs/>
          <w:lang w:val="en-US" w:eastAsia="pl-PL"/>
        </w:rPr>
        <w:t>linear regression</w:t>
      </w:r>
      <w:r w:rsidRPr="00645A17">
        <w:rPr>
          <w:lang w:val="en-US" w:eastAsia="pl-PL"/>
        </w:rPr>
        <w:t xml:space="preserve">, one of the simplest binary classifiers. Those models utilize labeled training set to learn </w:t>
      </w:r>
      <w:r w:rsidR="00897C11">
        <w:rPr>
          <w:lang w:val="en-US" w:eastAsia="pl-PL"/>
        </w:rPr>
        <w:t xml:space="preserve">predicting to </w:t>
      </w:r>
      <w:r w:rsidRPr="00645A17">
        <w:rPr>
          <w:lang w:val="en-US" w:eastAsia="pl-PL"/>
        </w:rPr>
        <w:t>which of two categories a new sample will belong. In the quality assurance problem, this technique can be used to mimic either classic automatic algorithm, by using for training labels generated by it, or more interestingly, the expert user. </w:t>
      </w:r>
    </w:p>
    <w:p w14:paraId="72352BF6" w14:textId="569A426E" w:rsidR="00645A17" w:rsidRPr="00897C11" w:rsidRDefault="00645A17" w:rsidP="00645A17">
      <w:pPr>
        <w:pStyle w:val="NoSpacing"/>
        <w:rPr>
          <w:lang w:val="en-US" w:eastAsia="pl-PL"/>
        </w:rPr>
      </w:pPr>
      <w:r w:rsidRPr="00645A17">
        <w:rPr>
          <w:lang w:val="en-US" w:eastAsia="pl-PL"/>
        </w:rPr>
        <w:tab/>
        <w:t xml:space="preserve">To check the accuracy of the aforementioned solution three popular classifiers were trained and compared. Because of the inaccessibility of the expert data, labels assigned by the automatic solution were used </w:t>
      </w:r>
      <w:r w:rsidR="00897C11">
        <w:rPr>
          <w:lang w:val="en-US" w:eastAsia="pl-PL"/>
        </w:rPr>
        <w:t>for</w:t>
      </w:r>
      <w:r w:rsidRPr="00645A17">
        <w:rPr>
          <w:lang w:val="en-US" w:eastAsia="pl-PL"/>
        </w:rPr>
        <w:t xml:space="preserve"> pro</w:t>
      </w:r>
      <w:r w:rsidR="00897C11">
        <w:rPr>
          <w:lang w:val="en-US" w:eastAsia="pl-PL"/>
        </w:rPr>
        <w:t>of</w:t>
      </w:r>
      <w:r w:rsidRPr="00645A17">
        <w:rPr>
          <w:lang w:val="en-US" w:eastAsia="pl-PL"/>
        </w:rPr>
        <w:t xml:space="preserve"> </w:t>
      </w:r>
      <w:r w:rsidR="00897C11">
        <w:rPr>
          <w:lang w:val="en-US" w:eastAsia="pl-PL"/>
        </w:rPr>
        <w:t>of</w:t>
      </w:r>
      <w:r w:rsidRPr="00645A17">
        <w:rPr>
          <w:lang w:val="en-US" w:eastAsia="pl-PL"/>
        </w:rPr>
        <w:t xml:space="preserve"> concept. Classifiers were run on two datasets. Full, containing all 233 features and lightweight, containing </w:t>
      </w:r>
      <w:r w:rsidR="00897C11">
        <w:rPr>
          <w:lang w:val="en-US" w:eastAsia="pl-PL"/>
        </w:rPr>
        <w:t xml:space="preserve">only </w:t>
      </w:r>
      <w:r w:rsidRPr="00645A17">
        <w:rPr>
          <w:lang w:val="en-US" w:eastAsia="pl-PL"/>
        </w:rPr>
        <w:t xml:space="preserve">133. The lightweight dataset is a union between 100 most important features selected by RFE and sensitive features selected by ALICE physicists. 80% of data </w:t>
      </w:r>
      <w:r w:rsidR="00897C11">
        <w:rPr>
          <w:lang w:val="en-US" w:eastAsia="pl-PL"/>
        </w:rPr>
        <w:t>was</w:t>
      </w:r>
      <w:r w:rsidRPr="00645A17">
        <w:rPr>
          <w:lang w:val="en-US" w:eastAsia="pl-PL"/>
        </w:rPr>
        <w:t xml:space="preserve"> used for training and 20% for testing</w:t>
      </w:r>
      <w:r w:rsidR="00897C11">
        <w:rPr>
          <w:lang w:val="en-US" w:eastAsia="pl-PL"/>
        </w:rPr>
        <w:t>.</w:t>
      </w:r>
      <w:r w:rsidRPr="00645A17">
        <w:rPr>
          <w:lang w:val="en-US" w:eastAsia="pl-PL"/>
        </w:rPr>
        <w:t xml:space="preserve"> </w:t>
      </w:r>
      <w:r w:rsidR="00897C11">
        <w:rPr>
          <w:lang w:val="en-US" w:eastAsia="pl-PL"/>
        </w:rPr>
        <w:t>S</w:t>
      </w:r>
      <w:r w:rsidRPr="00645A17">
        <w:rPr>
          <w:lang w:val="en-US" w:eastAsia="pl-PL"/>
        </w:rPr>
        <w:t xml:space="preserve">tratification was </w:t>
      </w:r>
      <w:r w:rsidR="00897C11">
        <w:rPr>
          <w:lang w:val="en-US" w:eastAsia="pl-PL"/>
        </w:rPr>
        <w:t>applied</w:t>
      </w:r>
      <w:r w:rsidRPr="00645A17">
        <w:rPr>
          <w:lang w:val="en-US" w:eastAsia="pl-PL"/>
        </w:rPr>
        <w:t xml:space="preserve"> to ensure a similar distribution of outliers in both </w:t>
      </w:r>
      <w:r w:rsidR="00897C11">
        <w:rPr>
          <w:lang w:val="en-US" w:eastAsia="pl-PL"/>
        </w:rPr>
        <w:t>groups</w:t>
      </w:r>
      <w:r w:rsidRPr="00645A17">
        <w:rPr>
          <w:lang w:val="en-US" w:eastAsia="pl-PL"/>
        </w:rPr>
        <w:t>.  As the datas</w:t>
      </w:r>
      <w:r w:rsidR="00897C11">
        <w:rPr>
          <w:lang w:val="en-US" w:eastAsia="pl-PL"/>
        </w:rPr>
        <w:t>et</w:t>
      </w:r>
      <w:r w:rsidRPr="00645A17">
        <w:rPr>
          <w:lang w:val="en-US" w:eastAsia="pl-PL"/>
        </w:rPr>
        <w:t xml:space="preserve"> is highly imbalanced and contains way more inliers than outliers, apart from accuracy, </w:t>
      </w:r>
      <w:r w:rsidRPr="00645A17">
        <w:rPr>
          <w:b/>
          <w:bCs/>
          <w:lang w:val="en-US" w:eastAsia="pl-PL"/>
        </w:rPr>
        <w:t>balanced accuracy</w:t>
      </w:r>
      <w:r w:rsidRPr="00645A17">
        <w:rPr>
          <w:lang w:val="en-US" w:eastAsia="pl-PL"/>
        </w:rPr>
        <w:t xml:space="preserve"> </w:t>
      </w:r>
      <w:r w:rsidR="00897C11">
        <w:rPr>
          <w:lang w:val="en-US" w:eastAsia="pl-PL"/>
        </w:rPr>
        <w:t>was</w:t>
      </w:r>
      <w:r w:rsidRPr="00645A17">
        <w:rPr>
          <w:lang w:val="en-US" w:eastAsia="pl-PL"/>
        </w:rPr>
        <w:t xml:space="preserve"> used as a metric. </w:t>
      </w:r>
      <w:r w:rsidRPr="00897C11">
        <w:rPr>
          <w:lang w:val="en-US" w:eastAsia="pl-PL"/>
        </w:rPr>
        <w:t xml:space="preserve">Classifiers used for tasks </w:t>
      </w:r>
      <w:r w:rsidR="00897C11">
        <w:rPr>
          <w:lang w:val="en-US" w:eastAsia="pl-PL"/>
        </w:rPr>
        <w:t>were</w:t>
      </w:r>
      <w:r w:rsidRPr="00897C11">
        <w:rPr>
          <w:lang w:val="en-US" w:eastAsia="pl-PL"/>
        </w:rPr>
        <w:t>: </w:t>
      </w:r>
    </w:p>
    <w:p w14:paraId="322C8434" w14:textId="3B9585A7" w:rsidR="00645A17" w:rsidRPr="00897C11" w:rsidRDefault="00645A17" w:rsidP="00645A17">
      <w:pPr>
        <w:pStyle w:val="NoSpacing"/>
        <w:rPr>
          <w:lang w:val="en-US" w:eastAsia="pl-PL"/>
        </w:rPr>
      </w:pPr>
      <w:r w:rsidRPr="00897C11">
        <w:rPr>
          <w:lang w:val="en-US" w:eastAsia="pl-PL"/>
        </w:rPr>
        <w:tab/>
      </w:r>
    </w:p>
    <w:p w14:paraId="70D88745" w14:textId="6D1B89C9" w:rsidR="00645A17" w:rsidRPr="00897C11" w:rsidRDefault="00645A17" w:rsidP="00645A17">
      <w:pPr>
        <w:pStyle w:val="NoSpacing"/>
        <w:numPr>
          <w:ilvl w:val="0"/>
          <w:numId w:val="18"/>
        </w:numPr>
        <w:rPr>
          <w:lang w:val="en-US" w:eastAsia="pl-PL"/>
        </w:rPr>
      </w:pPr>
      <w:r w:rsidRPr="00645A17">
        <w:rPr>
          <w:b/>
          <w:bCs/>
          <w:lang w:val="en-US" w:eastAsia="pl-PL"/>
        </w:rPr>
        <w:t>Logistic Regression</w:t>
      </w:r>
      <w:r w:rsidRPr="00645A17">
        <w:rPr>
          <w:lang w:val="en-US" w:eastAsia="pl-PL"/>
        </w:rPr>
        <w:t xml:space="preserve"> - the most common approach to model the probability of binary events such as win/lose, pass/fail. It is based on estimating the parameters of the logistic function. It is possible to apply on </w:t>
      </w:r>
      <w:r w:rsidR="00A557CF" w:rsidRPr="00645A17">
        <w:rPr>
          <w:lang w:val="en-US" w:eastAsia="pl-PL"/>
        </w:rPr>
        <w:t>it</w:t>
      </w:r>
      <w:r w:rsidRPr="00645A17">
        <w:rPr>
          <w:lang w:val="en-US" w:eastAsia="pl-PL"/>
        </w:rPr>
        <w:t xml:space="preserve"> regularization methods such as l1 and l2, to improve its ability to generalize </w:t>
      </w:r>
      <w:r w:rsidRPr="00897C11">
        <w:rPr>
          <w:lang w:val="en-US" w:eastAsia="pl-PL"/>
        </w:rPr>
        <w:t>[38]</w:t>
      </w:r>
      <w:r w:rsidR="00897C11" w:rsidRPr="00897C11">
        <w:rPr>
          <w:lang w:val="en-US" w:eastAsia="pl-PL"/>
        </w:rPr>
        <w:t>.</w:t>
      </w:r>
    </w:p>
    <w:p w14:paraId="3DCA4DBD" w14:textId="636F4928" w:rsidR="00645A17" w:rsidRPr="00897C11" w:rsidRDefault="00645A17" w:rsidP="00645A17">
      <w:pPr>
        <w:pStyle w:val="NoSpacing"/>
        <w:numPr>
          <w:ilvl w:val="0"/>
          <w:numId w:val="18"/>
        </w:numPr>
        <w:rPr>
          <w:lang w:val="en-US" w:eastAsia="pl-PL"/>
        </w:rPr>
      </w:pPr>
      <w:r w:rsidRPr="00645A17">
        <w:rPr>
          <w:b/>
          <w:bCs/>
          <w:lang w:val="en-US" w:eastAsia="pl-PL"/>
        </w:rPr>
        <w:t xml:space="preserve">Random Forest - </w:t>
      </w:r>
      <w:r w:rsidRPr="00645A17">
        <w:rPr>
          <w:lang w:val="en-US" w:eastAsia="pl-PL"/>
        </w:rPr>
        <w:t xml:space="preserve">ensemble method, using bagging of multiple decision trees created from partial sets of features with bootstrapping. It is one of the most robust and well generalizing methods </w:t>
      </w:r>
      <w:r w:rsidR="00897C11">
        <w:rPr>
          <w:lang w:val="en-US" w:eastAsia="pl-PL"/>
        </w:rPr>
        <w:t>employing decision</w:t>
      </w:r>
      <w:r w:rsidRPr="00645A17">
        <w:rPr>
          <w:lang w:val="en-US" w:eastAsia="pl-PL"/>
        </w:rPr>
        <w:t xml:space="preserve"> trees </w:t>
      </w:r>
      <w:r w:rsidRPr="00897C11">
        <w:rPr>
          <w:lang w:val="en-US" w:eastAsia="pl-PL"/>
        </w:rPr>
        <w:t>[39]</w:t>
      </w:r>
      <w:r w:rsidR="00897C11" w:rsidRPr="00897C11">
        <w:rPr>
          <w:lang w:val="en-US" w:eastAsia="pl-PL"/>
        </w:rPr>
        <w:t>.</w:t>
      </w:r>
    </w:p>
    <w:p w14:paraId="15152640" w14:textId="1105C7CA" w:rsidR="00645A17" w:rsidRPr="00897C11" w:rsidRDefault="00645A17" w:rsidP="00645A17">
      <w:pPr>
        <w:pStyle w:val="NoSpacing"/>
        <w:numPr>
          <w:ilvl w:val="0"/>
          <w:numId w:val="18"/>
        </w:numPr>
        <w:rPr>
          <w:b/>
          <w:bCs/>
          <w:lang w:val="en-US"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to find separation where the linear split is not possible </w:t>
      </w:r>
      <w:r w:rsidRPr="00897C11">
        <w:rPr>
          <w:lang w:val="en-US" w:eastAsia="pl-PL"/>
        </w:rPr>
        <w:t>[4</w:t>
      </w:r>
      <w:r w:rsidR="00675FE3" w:rsidRPr="00897C11">
        <w:rPr>
          <w:lang w:val="en-US" w:eastAsia="pl-PL"/>
        </w:rPr>
        <w:t>0</w:t>
      </w:r>
      <w:r w:rsidRPr="00897C11">
        <w:rPr>
          <w:lang w:val="en-US" w:eastAsia="pl-PL"/>
        </w:rPr>
        <w:t>]</w:t>
      </w:r>
      <w:r w:rsidR="00897C11" w:rsidRPr="00897C11">
        <w:rPr>
          <w:lang w:val="en-US"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11D628" w:rsidR="00645A17" w:rsidRPr="00645A17" w:rsidRDefault="00645A17" w:rsidP="00645A17">
            <w:pPr>
              <w:spacing w:after="0" w:line="240" w:lineRule="auto"/>
              <w:jc w:val="center"/>
              <w:rPr>
                <w:szCs w:val="24"/>
                <w:lang w:eastAsia="pl-PL"/>
              </w:rPr>
            </w:pPr>
            <w:r w:rsidRPr="00645A17">
              <w:rPr>
                <w:color w:val="000000"/>
                <w:szCs w:val="24"/>
                <w:lang w:eastAsia="pl-PL"/>
              </w:rPr>
              <w:t>9</w:t>
            </w:r>
            <w:r w:rsidR="00897C11">
              <w:rPr>
                <w:color w:val="000000"/>
                <w:szCs w:val="24"/>
                <w:lang w:eastAsia="pl-PL"/>
              </w:rPr>
              <w:t>4</w:t>
            </w:r>
            <w:r w:rsidRPr="00645A17">
              <w:rPr>
                <w:color w:val="000000"/>
                <w:szCs w:val="24"/>
                <w:lang w:eastAsia="pl-PL"/>
              </w:rPr>
              <w:t>.76%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159F1566" w14:textId="77777777" w:rsidR="00645A17" w:rsidRDefault="00645A17">
      <w:pPr>
        <w:spacing w:after="160" w:line="259" w:lineRule="auto"/>
        <w:rPr>
          <w:lang w:val="en-US"/>
        </w:rPr>
      </w:pPr>
    </w:p>
    <w:p w14:paraId="56A1A002" w14:textId="4EC02AB4" w:rsidR="00A557CF" w:rsidRDefault="00645A17" w:rsidP="00645A17">
      <w:pPr>
        <w:pStyle w:val="NoSpacing"/>
        <w:rPr>
          <w:lang w:val="en-US"/>
        </w:rPr>
      </w:pPr>
      <w:r>
        <w:rPr>
          <w:lang w:val="en-US"/>
        </w:rPr>
        <w:tab/>
      </w:r>
      <w:r w:rsidRPr="00645A17">
        <w:rPr>
          <w:lang w:val="en-US"/>
        </w:rPr>
        <w:t xml:space="preserve">The first arising conclusion, similar to </w:t>
      </w:r>
      <w:r>
        <w:rPr>
          <w:lang w:val="en-US"/>
        </w:rPr>
        <w:t>one</w:t>
      </w:r>
      <w:r w:rsidRPr="00645A17">
        <w:rPr>
          <w:lang w:val="en-US"/>
        </w:rPr>
        <w:t xml:space="preserve"> from subchapter</w:t>
      </w:r>
      <w:r w:rsidR="00897C11">
        <w:rPr>
          <w:lang w:val="en-US"/>
        </w:rPr>
        <w:t xml:space="preserve"> </w:t>
      </w:r>
      <w:r w:rsidR="00897C11" w:rsidRPr="00897C11">
        <w:rPr>
          <w:b/>
          <w:bCs/>
          <w:lang w:val="en-US"/>
        </w:rPr>
        <w:t>4.2</w:t>
      </w:r>
      <w:r w:rsidR="00897C11">
        <w:rPr>
          <w:b/>
          <w:bCs/>
          <w:lang w:val="en-US"/>
        </w:rPr>
        <w:t>.</w:t>
      </w:r>
      <w:r w:rsidR="00897C11" w:rsidRPr="00645A17">
        <w:rPr>
          <w:lang w:val="en-US"/>
        </w:rPr>
        <w:t xml:space="preserve"> </w:t>
      </w:r>
      <w:r w:rsidRPr="00A557CF">
        <w:rPr>
          <w:b/>
          <w:bCs/>
          <w:lang w:val="en-US"/>
        </w:rPr>
        <w:t>Features Selection</w:t>
      </w:r>
      <w:r w:rsidRPr="00645A17">
        <w:rPr>
          <w:lang w:val="en-US"/>
        </w:rPr>
        <w:t xml:space="preserve">, is that simple machine learning algorithms were able to reach balanced accuracy around 90% without any finetuning, so imitating standard algorithm is relatively easy. Second, is that the </w:t>
      </w:r>
      <w:r w:rsidR="00897C11">
        <w:rPr>
          <w:lang w:val="en-US"/>
        </w:rPr>
        <w:t xml:space="preserve">newly created, </w:t>
      </w:r>
      <w:r w:rsidRPr="00645A17">
        <w:rPr>
          <w:lang w:val="en-US"/>
        </w:rPr>
        <w:t xml:space="preserve">lightweight dataset, even though </w:t>
      </w:r>
      <w:r w:rsidR="00897C11">
        <w:rPr>
          <w:lang w:val="en-US"/>
        </w:rPr>
        <w:t xml:space="preserve">is </w:t>
      </w:r>
      <w:r w:rsidRPr="00645A17">
        <w:rPr>
          <w:lang w:val="en-US"/>
        </w:rPr>
        <w:t xml:space="preserve">almost half smaller, allows for obtaining quite similar results.  </w:t>
      </w:r>
    </w:p>
    <w:p w14:paraId="3E1C8E8A" w14:textId="3C9C07B1" w:rsidR="00A557CF" w:rsidRDefault="00A557CF" w:rsidP="00A557CF">
      <w:pPr>
        <w:pStyle w:val="Heading2"/>
        <w:rPr>
          <w:bCs/>
          <w:lang w:val="en-US"/>
        </w:rPr>
      </w:pPr>
      <w:bookmarkStart w:id="389" w:name="_Toc37604586"/>
      <w:r>
        <w:rPr>
          <w:bCs/>
          <w:lang w:val="en-US"/>
        </w:rPr>
        <w:t>5.2</w:t>
      </w:r>
      <w:r w:rsidRPr="00193A4A">
        <w:rPr>
          <w:bCs/>
          <w:lang w:val="en-US"/>
        </w:rPr>
        <w:t xml:space="preserve">. </w:t>
      </w:r>
      <w:r>
        <w:rPr>
          <w:bCs/>
          <w:lang w:val="en-US"/>
        </w:rPr>
        <w:t>Unsupervised Outlier Detection</w:t>
      </w:r>
      <w:bookmarkEnd w:id="389"/>
    </w:p>
    <w:p w14:paraId="6E598B28" w14:textId="64B97462"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w:t>
      </w:r>
      <w:r w:rsidR="00897C11">
        <w:rPr>
          <w:lang w:val="en-US"/>
        </w:rPr>
        <w:t xml:space="preserve"> but </w:t>
      </w:r>
      <w:r w:rsidRPr="00A557CF">
        <w:rPr>
          <w:lang w:val="en-US"/>
        </w:rPr>
        <w:t xml:space="preserve">using it introduces new challenges. The most important of </w:t>
      </w:r>
      <w:r w:rsidR="00897C11">
        <w:rPr>
          <w:lang w:val="en-US"/>
        </w:rPr>
        <w:t>those</w:t>
      </w:r>
      <w:r w:rsidRPr="00A557CF">
        <w:rPr>
          <w:lang w:val="en-US"/>
        </w:rPr>
        <w:t xml:space="preserve"> is the evaluation of the results. </w:t>
      </w:r>
      <w:r w:rsidR="00897C11">
        <w:rPr>
          <w:lang w:val="en-US"/>
        </w:rPr>
        <w:t>G</w:t>
      </w:r>
      <w:r w:rsidRPr="00A557CF">
        <w:rPr>
          <w:lang w:val="en-US"/>
        </w:rPr>
        <w:t>roups obtained by unsupervised ML algorithms</w:t>
      </w:r>
      <w:r w:rsidR="00897C11">
        <w:rPr>
          <w:lang w:val="en-US"/>
        </w:rPr>
        <w:t xml:space="preserve"> can be compared</w:t>
      </w:r>
      <w:r w:rsidRPr="00A557CF">
        <w:rPr>
          <w:lang w:val="en-US"/>
        </w:rPr>
        <w:t xml:space="preserve"> with </w:t>
      </w:r>
      <w:r w:rsidR="00897C11">
        <w:rPr>
          <w:lang w:val="en-US"/>
        </w:rPr>
        <w:t>labels</w:t>
      </w:r>
      <w:r w:rsidRPr="00A557CF">
        <w:rPr>
          <w:lang w:val="en-US"/>
        </w:rPr>
        <w:t xml:space="preserve"> from the </w:t>
      </w:r>
      <w:r w:rsidR="00897C11">
        <w:rPr>
          <w:lang w:val="en-US"/>
        </w:rPr>
        <w:t>previous</w:t>
      </w:r>
      <w:r w:rsidRPr="00A557CF">
        <w:rPr>
          <w:lang w:val="en-US"/>
        </w:rPr>
        <w:t xml:space="preserve"> automatic approach, but as it is not ground truth and new techniques are expected to </w:t>
      </w:r>
      <w:r w:rsidRPr="00897C11">
        <w:rPr>
          <w:b/>
          <w:bCs/>
          <w:lang w:val="en-US"/>
        </w:rPr>
        <w:t>outperform</w:t>
      </w:r>
      <w:r w:rsidRPr="00A557CF">
        <w:rPr>
          <w:lang w:val="en-US"/>
        </w:rPr>
        <w:t xml:space="preserve"> the former approach, this is not the most suitable method. </w:t>
      </w:r>
    </w:p>
    <w:p w14:paraId="7C3C6275" w14:textId="2D9C6464" w:rsidR="00A557CF" w:rsidRDefault="00A557CF" w:rsidP="00A557CF">
      <w:pPr>
        <w:pStyle w:val="NoSpacing"/>
        <w:rPr>
          <w:lang w:val="en-US"/>
        </w:rPr>
      </w:pPr>
      <w:r w:rsidRPr="00A557CF">
        <w:rPr>
          <w:rStyle w:val="apple-tab-span"/>
          <w:color w:val="000000"/>
          <w:lang w:val="en-US"/>
        </w:rPr>
        <w:tab/>
      </w:r>
      <w:r w:rsidRPr="00A557CF">
        <w:rPr>
          <w:lang w:val="en-US"/>
        </w:rPr>
        <w:t>Quality control data is highly multidimensional</w:t>
      </w:r>
      <w:r w:rsidR="00343E09">
        <w:rPr>
          <w:lang w:val="en-US"/>
        </w:rPr>
        <w:t>,</w:t>
      </w:r>
      <w:r w:rsidRPr="00A557CF">
        <w:rPr>
          <w:lang w:val="en-US"/>
        </w:rPr>
        <w:t xml:space="preserve"> so even for an expert user, it is not easy to decide whether the sample is an outlier. It would be convenient to reduce the dimensionality of the data for visualization purposes, to get some intuition about localization of anomalies. For this task, </w:t>
      </w:r>
      <w:r w:rsidR="00343E09">
        <w:rPr>
          <w:b/>
          <w:bCs/>
          <w:lang w:val="en-US"/>
        </w:rPr>
        <w:t>t</w:t>
      </w:r>
      <w:r w:rsidRPr="00A557CF">
        <w:rPr>
          <w:b/>
          <w:bCs/>
          <w:lang w:val="en-US"/>
        </w:rPr>
        <w:t>-distributed Stochastic Neighbor Embedding (t-SNE)</w:t>
      </w:r>
      <w:r w:rsidRPr="00A557CF">
        <w:rPr>
          <w:lang w:val="en-US"/>
        </w:rPr>
        <w:t xml:space="preserve"> can be employed. It allows for nonlinear dimensionality reduction by creating probability distribution over samples in multidimensional space, then a similar distribution in lower-dimensional space and reducing </w:t>
      </w:r>
      <w:r w:rsidR="0000604E">
        <w:fldChar w:fldCharType="begin"/>
      </w:r>
      <w:r w:rsidR="0000604E" w:rsidRPr="0052492D">
        <w:rPr>
          <w:lang w:val="en-US"/>
          <w:rPrChange w:id="390" w:author="Bartłomiej Cerek" w:date="2020-04-16T08:29:00Z">
            <w:rPr/>
          </w:rPrChange>
        </w:rPr>
        <w:instrText xml:space="preserve"> HYPERLINK "https://en.wikipedia.org/wiki/Kullb</w:instrText>
      </w:r>
      <w:r w:rsidR="0000604E" w:rsidRPr="0052492D">
        <w:rPr>
          <w:lang w:val="en-US"/>
          <w:rPrChange w:id="391" w:author="Bartłomiej Cerek" w:date="2020-04-16T08:29:00Z">
            <w:rPr/>
          </w:rPrChange>
        </w:rPr>
        <w:instrText xml:space="preserve">ack%E2%80%93Leibler_divergence" </w:instrText>
      </w:r>
      <w:r w:rsidR="0000604E">
        <w:fldChar w:fldCharType="separate"/>
      </w:r>
      <w:r w:rsidRPr="00A557CF">
        <w:rPr>
          <w:rStyle w:val="Hyperlink"/>
          <w:color w:val="000000"/>
          <w:u w:val="none"/>
          <w:lang w:val="en-US"/>
        </w:rPr>
        <w:t>Kullback–Leibler divergence</w:t>
      </w:r>
      <w:r w:rsidR="0000604E">
        <w:rPr>
          <w:rStyle w:val="Hyperlink"/>
          <w:color w:val="000000"/>
          <w:u w:val="none"/>
          <w:lang w:val="en-US"/>
        </w:rPr>
        <w:fldChar w:fldCharType="end"/>
      </w:r>
      <w:r w:rsidRPr="00A557CF">
        <w:rPr>
          <w:lang w:val="en-US"/>
        </w:rPr>
        <w:t xml:space="preserve"> between them. Those distributions are created to give a high probability of pick to pairs of similar objects and low to dissimilar objects. t-SNE iteratively decreases differences between them and as a result, similar samples are close to each other in</w:t>
      </w:r>
      <w:r>
        <w:rPr>
          <w:lang w:val="en-US"/>
        </w:rPr>
        <w:t xml:space="preserve"> a</w:t>
      </w:r>
      <w:r w:rsidRPr="00A557CF">
        <w:rPr>
          <w:lang w:val="en-US"/>
        </w:rPr>
        <w:t xml:space="preserve"> low dimensional space and visual inspection becomes possible. Unfortunately, just </w:t>
      </w:r>
      <w:r w:rsidRPr="00A557CF">
        <w:rPr>
          <w:lang w:val="en-US"/>
        </w:rPr>
        <w:lastRenderedPageBreak/>
        <w:t xml:space="preserve">as in the case of PCA, obtained features cannot be easily interpreted.  </w:t>
      </w:r>
      <w:r w:rsidRPr="00660767">
        <w:rPr>
          <w:lang w:val="en-US"/>
        </w:rPr>
        <w:t>Another drawback of t-SNE is relatively slow execution</w:t>
      </w:r>
      <w:r w:rsidR="00660767" w:rsidRPr="00660767">
        <w:rPr>
          <w:lang w:val="en-US"/>
        </w:rPr>
        <w:t>, which</w:t>
      </w:r>
      <w:r w:rsidR="00343E09">
        <w:rPr>
          <w:lang w:val="en-US"/>
        </w:rPr>
        <w:t xml:space="preserve"> fortunately</w:t>
      </w:r>
      <w:r w:rsidR="00660767">
        <w:rPr>
          <w:lang w:val="en-US"/>
        </w:rPr>
        <w:t>,</w:t>
      </w:r>
      <w:r w:rsidR="00660767" w:rsidRPr="00660767">
        <w:rPr>
          <w:lang w:val="en-US"/>
        </w:rPr>
        <w:t xml:space="preserve"> is</w:t>
      </w:r>
      <w:r w:rsidR="00660767">
        <w:rPr>
          <w:lang w:val="en-US"/>
        </w:rPr>
        <w:t xml:space="preserve"> not an issue in case of rarely performed visualization</w:t>
      </w:r>
      <w:r w:rsidRPr="00660767">
        <w:rPr>
          <w:lang w:val="en-US"/>
        </w:rPr>
        <w:t>. [4</w:t>
      </w:r>
      <w:r w:rsidR="00586E85">
        <w:rPr>
          <w:lang w:val="en-US"/>
        </w:rPr>
        <w:t>1</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lang w:val="en-US"/>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3A007040"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in red.</w:t>
      </w:r>
    </w:p>
    <w:p w14:paraId="7CF3AFD4" w14:textId="2F754DA1" w:rsidR="007E5091" w:rsidRDefault="007E5091" w:rsidP="00A557CF">
      <w:pPr>
        <w:pStyle w:val="NoSpacing"/>
        <w:rPr>
          <w:i/>
          <w:iCs/>
          <w:color w:val="000000"/>
          <w:lang w:val="en-US"/>
        </w:rPr>
      </w:pPr>
    </w:p>
    <w:p w14:paraId="422FF1C1" w14:textId="7515329B" w:rsidR="007E5091" w:rsidRPr="00F876F0" w:rsidRDefault="007E5091" w:rsidP="007E5091">
      <w:pPr>
        <w:pStyle w:val="NoSpacing"/>
        <w:rPr>
          <w:lang w:val="en-US"/>
        </w:rPr>
      </w:pPr>
      <w:r w:rsidRPr="00F876F0">
        <w:rPr>
          <w:lang w:val="en-US"/>
        </w:rPr>
        <w:tab/>
        <w:t xml:space="preserve">Having the ability to visualize anomaly detection </w:t>
      </w:r>
      <w:r w:rsidR="00343E09">
        <w:rPr>
          <w:lang w:val="en-US"/>
        </w:rPr>
        <w:t xml:space="preserve">is </w:t>
      </w:r>
      <w:r w:rsidR="00343E09" w:rsidRPr="00F876F0">
        <w:rPr>
          <w:lang w:val="en-US"/>
        </w:rPr>
        <w:t>the</w:t>
      </w:r>
      <w:r w:rsidRPr="00F876F0">
        <w:rPr>
          <w:lang w:val="en-US"/>
        </w:rPr>
        <w:t xml:space="preserve"> first step of the result evaluation. t-SNE method for both versions of the dataset created many sparse clusters with few outlying regions rather than one big blob and surrounding outliers. It means that data is not coherent and probably the correct samples v</w:t>
      </w:r>
      <w:r w:rsidR="00343E09">
        <w:rPr>
          <w:lang w:val="en-US"/>
        </w:rPr>
        <w:t>a</w:t>
      </w:r>
      <w:r w:rsidRPr="00F876F0">
        <w:rPr>
          <w:lang w:val="en-US"/>
        </w:rPr>
        <w:t>ry strongly. Analyzed set contains measurements from around 200 runs of LHC. Samples from each run can be marked with a different color in the manner that runs that have a longer time frame between them will have a stronger difference in color.</w:t>
      </w:r>
    </w:p>
    <w:p w14:paraId="1F9CFE5F" w14:textId="1434B3E7" w:rsidR="007E5091" w:rsidRDefault="007E5091" w:rsidP="007E5091">
      <w:pPr>
        <w:pStyle w:val="NoSpacing"/>
      </w:pPr>
      <w:r>
        <w:rPr>
          <w:noProof/>
          <w:color w:val="000000"/>
          <w:bdr w:val="none" w:sz="0" w:space="0" w:color="auto" w:frame="1"/>
          <w:lang w:val="en-US"/>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lang w:val="en-US"/>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A5C791D" w:rsidR="00675FE3" w:rsidRPr="00675FE3" w:rsidRDefault="00675FE3" w:rsidP="00675FE3">
      <w:pPr>
        <w:pStyle w:val="NoSpacing"/>
        <w:rPr>
          <w:lang w:val="en-US"/>
        </w:rPr>
      </w:pPr>
      <w:r>
        <w:rPr>
          <w:lang w:val="en-US"/>
        </w:rPr>
        <w:tab/>
      </w:r>
      <w:r w:rsidRPr="00675FE3">
        <w:rPr>
          <w:lang w:val="en-US"/>
        </w:rPr>
        <w:t xml:space="preserve">This way it is clearly visible that there are considerable differences between runs and the longer timeframe between them, the more visible they are. This is another proof that finding anomalies for quality control is not a trivial task. It is worth noticing that the orientation of </w:t>
      </w:r>
      <w:r w:rsidRPr="00675FE3">
        <w:rPr>
          <w:lang w:val="en-US"/>
        </w:rPr>
        <w:lastRenderedPageBreak/>
        <w:t>samples does not play an important role as t-SNE only tries to preserve similarity by distance, while the exact location does not play a role. </w:t>
      </w:r>
    </w:p>
    <w:p w14:paraId="1D905BB4" w14:textId="16CA56E2" w:rsidR="00675FE3" w:rsidRPr="00675FE3" w:rsidRDefault="00675FE3" w:rsidP="00675FE3">
      <w:pPr>
        <w:pStyle w:val="NoSpacing"/>
        <w:rPr>
          <w:lang w:val="en-US"/>
        </w:rPr>
      </w:pPr>
      <w:r>
        <w:rPr>
          <w:lang w:val="en-US"/>
        </w:rPr>
        <w:tab/>
      </w:r>
      <w:r w:rsidRPr="00675FE3">
        <w:rPr>
          <w:lang w:val="en-US"/>
        </w:rPr>
        <w:t>General methods for initial evaluation, namely t-SNE visualization and comparison with the former algorithm, are established so unsupervised training can be performed. As there are no impactful differences between normal and lightweight datasets since now only results from lightweight will be presented</w:t>
      </w:r>
      <w:r w:rsidR="00343E09">
        <w:rPr>
          <w:lang w:val="en-US"/>
        </w:rPr>
        <w:t xml:space="preserve"> in thesis, while full can be found in corresponding Jupyter Notebooks</w:t>
      </w:r>
      <w:r w:rsidRPr="00675FE3">
        <w:rPr>
          <w:lang w:val="en-US"/>
        </w:rPr>
        <w:t>. </w:t>
      </w:r>
    </w:p>
    <w:p w14:paraId="4EC628E5" w14:textId="5B7B87A2" w:rsidR="00675FE3" w:rsidRDefault="00675FE3" w:rsidP="00675FE3">
      <w:pPr>
        <w:pStyle w:val="NoSpacing"/>
        <w:rPr>
          <w:lang w:val="en-US"/>
        </w:rPr>
      </w:pPr>
      <w:r>
        <w:rPr>
          <w:lang w:val="en-US"/>
        </w:rPr>
        <w:tab/>
      </w:r>
      <w:r w:rsidRPr="00675FE3">
        <w:rPr>
          <w:lang w:val="en-US"/>
        </w:rPr>
        <w:t xml:space="preserve">One of the most popular classic machine learning algorithms for cauterization is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w:t>
      </w:r>
      <w:r w:rsidR="00193002">
        <w:rPr>
          <w:lang w:val="en-US"/>
        </w:rPr>
        <w:t>.</w:t>
      </w:r>
      <w:r w:rsidRPr="00675FE3">
        <w:rPr>
          <w:lang w:val="en-US"/>
        </w:rPr>
        <w:t xml:space="preserve"> After setting the number of required clusters to 2 (inliers and outliers) algorithm was run on data and results were marked on t-SNE visualization that can be seen on </w:t>
      </w:r>
      <w:r w:rsidRPr="00675FE3">
        <w:rPr>
          <w:i/>
          <w:iCs/>
          <w:lang w:val="en-US"/>
        </w:rPr>
        <w:t>Image</w:t>
      </w:r>
      <w:r w:rsidR="00193002">
        <w:rPr>
          <w:i/>
          <w:iCs/>
          <w:lang w:val="en-US"/>
        </w:rPr>
        <w:t xml:space="preserve"> </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lang w:val="en-US"/>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24565F4B" w:rsidR="00675FE3" w:rsidRPr="00675FE3" w:rsidRDefault="00675FE3" w:rsidP="00675FE3">
      <w:pPr>
        <w:pStyle w:val="NoSpacing"/>
        <w:rPr>
          <w:lang w:val="en-US" w:eastAsia="pl-PL"/>
        </w:rPr>
      </w:pPr>
      <w:r>
        <w:rPr>
          <w:lang w:val="en-US" w:eastAsia="pl-PL"/>
        </w:rPr>
        <w:tab/>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of </w:t>
      </w:r>
      <w:r w:rsidRPr="00675FE3">
        <w:rPr>
          <w:i/>
          <w:iCs/>
          <w:lang w:val="en-US" w:eastAsia="pl-PL"/>
        </w:rPr>
        <w:t>Image</w:t>
      </w:r>
      <w:r w:rsidR="00193002">
        <w:rPr>
          <w:i/>
          <w:iCs/>
          <w:lang w:val="en-US" w:eastAsia="pl-PL"/>
        </w:rPr>
        <w:t xml:space="preserve"> </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Pr="00675FE3">
        <w:rPr>
          <w:lang w:val="en-US" w:eastAsia="pl-PL"/>
        </w:rPr>
        <w:t xml:space="preserve"> is that k-means separated the two biggest groups of runs. Strong difference between them has to be taken into account when applying further methods. </w:t>
      </w:r>
    </w:p>
    <w:p w14:paraId="23DF6439" w14:textId="38676DC3" w:rsidR="00675FE3" w:rsidRPr="00675FE3" w:rsidRDefault="00675FE3" w:rsidP="00675FE3">
      <w:pPr>
        <w:pStyle w:val="NoSpacing"/>
        <w:rPr>
          <w:lang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xml:space="preserve">. They are based on the exploration of low and high-density regions in data and do not require specifying the expected number of clusters. Moreover, they are able to point out </w:t>
      </w:r>
      <w:r w:rsidRPr="00675FE3">
        <w:rPr>
          <w:lang w:val="en-US" w:eastAsia="pl-PL"/>
        </w:rPr>
        <w:lastRenderedPageBreak/>
        <w:t>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00193002">
        <w:rPr>
          <w:lang w:val="en-US" w:eastAsia="pl-PL"/>
        </w:rPr>
        <w:t>.</w:t>
      </w:r>
      <w:r w:rsidRPr="00675FE3">
        <w:rPr>
          <w:lang w:val="en-US" w:eastAsia="pl-PL"/>
        </w:rPr>
        <w:t xml:space="preserve"> With this approach not only unsupervised detection is obtained, but also information about differences between samples groups (as</w:t>
      </w:r>
      <w:r w:rsidR="00193002">
        <w:rPr>
          <w:lang w:val="en-US" w:eastAsia="pl-PL"/>
        </w:rPr>
        <w:t xml:space="preserve"> for example</w:t>
      </w:r>
      <w:r w:rsidRPr="00675FE3">
        <w:rPr>
          <w:lang w:val="en-US" w:eastAsia="pl-PL"/>
        </w:rPr>
        <w:t xml:space="preserve"> differences between runs in case of this dataset) can be found and presented to the user. DBSCAN is generally less sensitive to irregularities in data, so it was used for </w:t>
      </w:r>
      <w:r w:rsidR="00193002">
        <w:rPr>
          <w:lang w:val="en-US" w:eastAsia="pl-PL"/>
        </w:rPr>
        <w:t>the</w:t>
      </w:r>
      <w:r w:rsidRPr="00675FE3">
        <w:rPr>
          <w:lang w:val="en-US" w:eastAsia="pl-PL"/>
        </w:rPr>
        <w:t xml:space="preserve"> task and results were marked on the same t-SNE visualization as previous methods. The behavior of the algorithm can be modified by two key parameters, </w:t>
      </w:r>
      <w:r w:rsidRPr="00675FE3">
        <w:rPr>
          <w:b/>
          <w:bCs/>
          <w:lang w:val="en-US" w:eastAsia="pl-PL"/>
        </w:rPr>
        <w:t xml:space="preserve">eps </w:t>
      </w:r>
      <w:r w:rsidRPr="00675FE3">
        <w:rPr>
          <w:lang w:val="en-US" w:eastAsia="pl-PL"/>
        </w:rPr>
        <w:t xml:space="preserve">which is the maximum distance that two samples can have between each other to be considered as in the neighborhood of the other and 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Changing those will adjust the DBSCAN for specific goals. In the case of ALICE quality control, relatively strong generalization is required, as detecting multiple correct clusters does not bring much 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675FE3">
      <w:pPr>
        <w:pStyle w:val="NoSpacing"/>
        <w:numPr>
          <w:ilvl w:val="0"/>
          <w:numId w:val="20"/>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77777777" w:rsidR="00675FE3" w:rsidRPr="00675FE3" w:rsidRDefault="00675FE3" w:rsidP="00675FE3">
      <w:pPr>
        <w:pStyle w:val="NoSpacing"/>
        <w:numPr>
          <w:ilvl w:val="0"/>
          <w:numId w:val="20"/>
        </w:numPr>
        <w:rPr>
          <w:b/>
          <w:bCs/>
          <w:lang w:val="en-US" w:eastAsia="pl-PL"/>
        </w:rPr>
      </w:pPr>
      <w:r w:rsidRPr="00675FE3">
        <w:rPr>
          <w:lang w:val="en-US" w:eastAsia="pl-PL"/>
        </w:rPr>
        <w:t>Percent of found anomalies should be</w:t>
      </w:r>
      <w:r w:rsidRPr="00675FE3">
        <w:rPr>
          <w:b/>
          <w:bCs/>
          <w:lang w:val="en-US" w:eastAsia="pl-PL"/>
        </w:rPr>
        <w:t xml:space="preserve"> between 2 - 5% </w:t>
      </w:r>
    </w:p>
    <w:p w14:paraId="76A0DB22" w14:textId="6BCA24D2" w:rsidR="00675FE3" w:rsidRPr="00F876F0" w:rsidRDefault="00675FE3" w:rsidP="00675FE3">
      <w:pPr>
        <w:pStyle w:val="NoSpacing"/>
        <w:rPr>
          <w:lang w:val="en-US"/>
        </w:rPr>
      </w:pPr>
      <w:r w:rsidRPr="00675FE3">
        <w:rPr>
          <w:lang w:val="en-US" w:eastAsia="pl-PL"/>
        </w:rPr>
        <w:br/>
      </w:r>
      <w:r w:rsidRPr="00F876F0">
        <w:rPr>
          <w:lang w:val="en-US"/>
        </w:rPr>
        <w:t xml:space="preserve"> Using the </w:t>
      </w:r>
      <w:r w:rsidRPr="00F876F0">
        <w:rPr>
          <w:b/>
          <w:bCs/>
          <w:lang w:val="en-US"/>
        </w:rPr>
        <w:t>grid search</w:t>
      </w:r>
      <w:r w:rsidRPr="00F876F0">
        <w:rPr>
          <w:lang w:val="en-US"/>
        </w:rPr>
        <w:t xml:space="preserve"> method parameters eps=0.7, min_samples=30 were selected.</w:t>
      </w: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lang w:val="en-US"/>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73F21000" w14:textId="2A1F2367" w:rsidR="00675FE3" w:rsidRPr="00F876F0" w:rsidRDefault="00675FE3" w:rsidP="00343E09">
      <w:pPr>
        <w:pStyle w:val="NoSpacing"/>
        <w:rPr>
          <w:lang w:val="en-US"/>
        </w:rPr>
      </w:pPr>
      <w:r w:rsidRPr="00F876F0">
        <w:rPr>
          <w:lang w:val="en-US"/>
        </w:rPr>
        <w:tab/>
        <w:t xml:space="preserve"> DBSCAN parameterized accordingly found 8 clusters from which 3 biggest correspond with the biggest groups of runs as seen in </w:t>
      </w:r>
      <w:r w:rsidRPr="00193002">
        <w:rPr>
          <w:i/>
          <w:iCs/>
          <w:lang w:val="en-US"/>
        </w:rPr>
        <w:t xml:space="preserve">Image </w:t>
      </w:r>
      <w:r w:rsidR="00193002">
        <w:rPr>
          <w:i/>
          <w:iCs/>
          <w:lang w:val="en-US"/>
        </w:rPr>
        <w:t>9</w:t>
      </w:r>
      <w:r w:rsidRPr="00F876F0">
        <w:rPr>
          <w:lang w:val="en-US"/>
        </w:rPr>
        <w:t xml:space="preserve">.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r w:rsidRPr="00F876F0">
        <w:rPr>
          <w:lang w:val="en-US"/>
        </w:rPr>
        <w:br w:type="page"/>
      </w:r>
    </w:p>
    <w:p w14:paraId="365F9BA3" w14:textId="77777777" w:rsidR="00675FE3" w:rsidRDefault="00675FE3" w:rsidP="00675FE3">
      <w:pPr>
        <w:pStyle w:val="NoSpacing"/>
        <w:rPr>
          <w:lang w:val="en-US"/>
        </w:rPr>
      </w:pPr>
    </w:p>
    <w:p w14:paraId="688DEEBE" w14:textId="3FB77D9B" w:rsidR="00675FE3" w:rsidRDefault="00675FE3" w:rsidP="00675FE3">
      <w:pPr>
        <w:pStyle w:val="Heading2"/>
        <w:rPr>
          <w:bCs/>
          <w:lang w:val="en-US"/>
        </w:rPr>
      </w:pPr>
      <w:bookmarkStart w:id="392" w:name="_Toc37604587"/>
      <w:r w:rsidRPr="00675FE3">
        <w:rPr>
          <w:b w:val="0"/>
          <w:bCs/>
          <w:lang w:val="en-US"/>
        </w:rPr>
        <w:t>5.</w:t>
      </w:r>
      <w:r>
        <w:rPr>
          <w:bCs/>
          <w:lang w:val="en-US"/>
        </w:rPr>
        <w:t>3. Dedicated Anomaly and Novelty Detection Algorithms</w:t>
      </w:r>
      <w:bookmarkEnd w:id="392"/>
    </w:p>
    <w:p w14:paraId="1AD2A9FF" w14:textId="7C499E20" w:rsidR="00675FE3" w:rsidRPr="00675FE3" w:rsidRDefault="00675FE3" w:rsidP="00675FE3">
      <w:pPr>
        <w:pStyle w:val="NoSpacing"/>
        <w:rPr>
          <w:lang w:val="en-US"/>
        </w:rPr>
      </w:pPr>
      <w:r>
        <w:rPr>
          <w:lang w:val="en-US"/>
        </w:rPr>
        <w:tab/>
      </w:r>
      <w:r w:rsidRPr="00675FE3">
        <w:rPr>
          <w:lang w:val="en-US"/>
        </w:rPr>
        <w:t>Problems of novelty and outlier detection were often tackled as supervised binary classification problems. Usual unavailability of training sets and their lack of balance were forcing researches to tilt to unsupervised methods. Simple techniques dedicated to anomalies, like computing robust covariance</w:t>
      </w:r>
      <w:r w:rsidR="00193002">
        <w:rPr>
          <w:lang w:val="en-US"/>
        </w:rPr>
        <w:t xml:space="preserve"> of samples</w:t>
      </w:r>
      <w:r w:rsidRPr="00675FE3">
        <w:rPr>
          <w:lang w:val="en-US"/>
        </w:rPr>
        <w:t>, proved to be useful only for coherent datasets</w:t>
      </w:r>
      <w:r w:rsidR="00193002">
        <w:rPr>
          <w:lang w:val="en-US"/>
        </w:rPr>
        <w:t>. A</w:t>
      </w:r>
      <w:r w:rsidRPr="00675FE3">
        <w:rPr>
          <w:lang w:val="en-US"/>
        </w:rPr>
        <w:t xml:space="preserve">t the beginning of the 21th century, new, more specialized methods were developed. One of the most popular ones </w:t>
      </w:r>
      <w:r w:rsidR="00193002">
        <w:rPr>
          <w:lang w:val="en-US"/>
        </w:rPr>
        <w:t>is</w:t>
      </w:r>
      <w:r w:rsidRPr="00675FE3">
        <w:rPr>
          <w:lang w:val="en-US"/>
        </w:rPr>
        <w:t xml:space="preserve"> the </w:t>
      </w:r>
      <w:r w:rsidRPr="00675FE3">
        <w:rPr>
          <w:b/>
          <w:bCs/>
          <w:lang w:val="en-US"/>
        </w:rPr>
        <w:t>Isolation Forest</w:t>
      </w:r>
      <w:r w:rsidR="00193002">
        <w:rPr>
          <w:b/>
          <w:bCs/>
          <w:lang w:val="en-US"/>
        </w:rPr>
        <w:t xml:space="preserve"> (iForest)</w:t>
      </w:r>
      <w:r w:rsidRPr="00675FE3">
        <w:rPr>
          <w:lang w:val="en-US"/>
        </w:rPr>
        <w:t>. </w:t>
      </w:r>
    </w:p>
    <w:p w14:paraId="1ED0581B" w14:textId="05809A78" w:rsidR="00675FE3" w:rsidRPr="00193002" w:rsidRDefault="00675FE3" w:rsidP="00675FE3">
      <w:pPr>
        <w:pStyle w:val="NoSpacing"/>
        <w:rPr>
          <w:lang w:val="en-US"/>
        </w:rPr>
      </w:pPr>
      <w:r w:rsidRPr="00675FE3">
        <w:rPr>
          <w:rStyle w:val="apple-tab-span"/>
          <w:color w:val="000000"/>
          <w:lang w:val="en-US"/>
        </w:rPr>
        <w:tab/>
      </w:r>
      <w:r w:rsidRPr="00675FE3">
        <w:rPr>
          <w:lang w:val="en-US"/>
        </w:rPr>
        <w:t xml:space="preserve">Isolation Forest utilizes the fact that outliers are easier to separate from the core of the dataset than normal samples. Just like Random Forest, it is an ensemble method using trees, in this case, called iTrees. Multiple iTrees are being created by randomly splitting the dataset in a manner to isolate each sample. Fewer separations are required to isolate the sample, higher is its probability of being an anomaly. In the end, all created trees vote and, in this way, final decisions are being made. This straightforward algorithm is highly universal, it can be used with most datasets without any preprocessing and requires only specifying the number of trees to be </w:t>
      </w:r>
      <w:r w:rsidR="00193002">
        <w:rPr>
          <w:lang w:val="en-US"/>
        </w:rPr>
        <w:t>ensembled</w:t>
      </w:r>
      <w:r w:rsidRPr="00675FE3">
        <w:rPr>
          <w:lang w:val="en-US"/>
        </w:rPr>
        <w:t xml:space="preserve">. As it has linear time complexity it is very fast and on top of that has low memory requirement </w:t>
      </w:r>
      <w:r w:rsidRPr="00193002">
        <w:rPr>
          <w:lang w:val="en-US"/>
        </w:rPr>
        <w:t>[46]</w:t>
      </w:r>
      <w:r w:rsidR="00193002" w:rsidRPr="00193002">
        <w:rPr>
          <w:lang w:val="en-US"/>
        </w:rPr>
        <w:t>.</w:t>
      </w:r>
      <w:r w:rsidRPr="00193002">
        <w:rPr>
          <w:lang w:val="en-US"/>
        </w:rPr>
        <w:t xml:space="preserve"> </w:t>
      </w:r>
    </w:p>
    <w:p w14:paraId="5A440B63" w14:textId="65A8097B" w:rsidR="00586E85" w:rsidRDefault="00586E85" w:rsidP="00675FE3">
      <w:pPr>
        <w:pStyle w:val="NoSpacing"/>
      </w:pPr>
      <w:r>
        <w:rPr>
          <w:noProof/>
          <w:color w:val="000000"/>
          <w:bdr w:val="none" w:sz="0" w:space="0" w:color="auto" w:frame="1"/>
          <w:lang w:val="en-US"/>
        </w:rPr>
        <w:drawing>
          <wp:inline distT="0" distB="0" distL="0" distR="0" wp14:anchorId="4FB3A80A" wp14:editId="64FD54B8">
            <wp:extent cx="5185410" cy="3449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5410" cy="3449320"/>
                    </a:xfrm>
                    <a:prstGeom prst="rect">
                      <a:avLst/>
                    </a:prstGeom>
                    <a:noFill/>
                    <a:ln>
                      <a:noFill/>
                    </a:ln>
                  </pic:spPr>
                </pic:pic>
              </a:graphicData>
            </a:graphic>
          </wp:inline>
        </w:drawing>
      </w:r>
    </w:p>
    <w:p w14:paraId="0A8944B8" w14:textId="6670C9C0" w:rsidR="00675FE3" w:rsidRDefault="00586E85" w:rsidP="00675FE3">
      <w:pPr>
        <w:pStyle w:val="ListParagraph"/>
        <w:ind w:left="0"/>
        <w:rPr>
          <w:i/>
          <w:iCs/>
          <w:color w:val="000000"/>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w:t>
      </w:r>
      <w:r w:rsidR="00193002">
        <w:rPr>
          <w:i/>
          <w:iCs/>
          <w:color w:val="000000"/>
          <w:lang w:val="en-US"/>
        </w:rPr>
        <w:t xml:space="preserve"> </w:t>
      </w:r>
      <w:r>
        <w:rPr>
          <w:i/>
          <w:iCs/>
          <w:color w:val="000000"/>
          <w:lang w:val="en-US"/>
        </w:rPr>
        <w:t>[47]</w:t>
      </w:r>
      <w:r w:rsidR="00193002">
        <w:rPr>
          <w:i/>
          <w:iCs/>
          <w:color w:val="000000"/>
          <w:lang w:val="en-US"/>
        </w:rPr>
        <w:t>.</w:t>
      </w:r>
    </w:p>
    <w:p w14:paraId="16928220" w14:textId="77777777" w:rsidR="009D7BE1" w:rsidRPr="00586E85" w:rsidRDefault="009D7BE1" w:rsidP="00675FE3">
      <w:pPr>
        <w:pStyle w:val="ListParagraph"/>
        <w:ind w:left="0"/>
        <w:rPr>
          <w:lang w:val="en-US"/>
        </w:rPr>
      </w:pPr>
    </w:p>
    <w:p w14:paraId="170DCD87" w14:textId="3A9AEDCF" w:rsidR="009D7BE1" w:rsidRDefault="00586E85" w:rsidP="00586E85">
      <w:pPr>
        <w:pStyle w:val="NoSpacing"/>
        <w:rPr>
          <w:lang w:val="en-US"/>
        </w:rPr>
      </w:pPr>
      <w:r w:rsidRPr="00F876F0">
        <w:rPr>
          <w:lang w:val="en-US"/>
        </w:rPr>
        <w:lastRenderedPageBreak/>
        <w:tab/>
        <w:t xml:space="preserve">All those characteristics make Isolation Forest a perfect candidate for quality assurance task. Classifier, with a default number of iTrees (100), was fit to the lightweight dataset and found outliers were marked on t-SNE visualization. </w:t>
      </w:r>
    </w:p>
    <w:p w14:paraId="64A1E980" w14:textId="77777777" w:rsidR="009D7BE1" w:rsidRDefault="009D7BE1" w:rsidP="00586E85">
      <w:pPr>
        <w:pStyle w:val="NoSpacing"/>
        <w:rPr>
          <w:lang w:val="en-US"/>
        </w:rPr>
      </w:pPr>
    </w:p>
    <w:p w14:paraId="51429439" w14:textId="161AA3E2" w:rsidR="00896E00" w:rsidRPr="00586E85" w:rsidRDefault="00586E85" w:rsidP="00193002">
      <w:pPr>
        <w:pStyle w:val="NoSpacing"/>
        <w:jc w:val="center"/>
      </w:pPr>
      <w:r>
        <w:rPr>
          <w:rFonts w:ascii="Arial" w:hAnsi="Arial" w:cs="Arial"/>
          <w:b/>
          <w:bCs/>
          <w:noProof/>
          <w:color w:val="000000"/>
          <w:sz w:val="22"/>
          <w:bdr w:val="none" w:sz="0" w:space="0" w:color="auto" w:frame="1"/>
          <w:lang w:val="en-US"/>
        </w:rPr>
        <w:drawing>
          <wp:inline distT="0" distB="0" distL="0" distR="0" wp14:anchorId="4546C986" wp14:editId="7924F9AB">
            <wp:extent cx="5304394" cy="409337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1121" cy="4113998"/>
                    </a:xfrm>
                    <a:prstGeom prst="rect">
                      <a:avLst/>
                    </a:prstGeom>
                    <a:noFill/>
                    <a:ln>
                      <a:noFill/>
                    </a:ln>
                  </pic:spPr>
                </pic:pic>
              </a:graphicData>
            </a:graphic>
          </wp:inline>
        </w:drawing>
      </w:r>
    </w:p>
    <w:p w14:paraId="5452B7B7" w14:textId="6F4793C7" w:rsidR="00586E85" w:rsidRDefault="00586E85" w:rsidP="00193002">
      <w:pPr>
        <w:pStyle w:val="NormalWeb"/>
        <w:spacing w:before="0" w:beforeAutospacing="0" w:after="0" w:afterAutospacing="0"/>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69222403" w14:textId="6202C341" w:rsidR="00E56007" w:rsidRDefault="00586E85" w:rsidP="00586E85">
      <w:pPr>
        <w:pStyle w:val="NoSpacing"/>
        <w:rPr>
          <w:lang w:val="en-US" w:eastAsia="pl-PL"/>
        </w:rPr>
      </w:pPr>
      <w:r w:rsidRPr="00F876F0">
        <w:rPr>
          <w:lang w:val="en-US" w:eastAsia="pl-PL"/>
        </w:rPr>
        <w:tab/>
      </w:r>
      <w:r w:rsidRPr="00586E85">
        <w:rPr>
          <w:b/>
          <w:bCs/>
          <w:lang w:val="en-US" w:eastAsia="pl-PL"/>
        </w:rPr>
        <w:t xml:space="preserve">176 </w:t>
      </w:r>
      <w:r w:rsidRPr="00586E85">
        <w:rPr>
          <w:lang w:val="en-US" w:eastAsia="pl-PL"/>
        </w:rPr>
        <w:t xml:space="preserve">anomalies were found by Isolation Forest which is slightly more than the former algorithm identified. From those, </w:t>
      </w:r>
      <w:r w:rsidRPr="00586E85">
        <w:rPr>
          <w:b/>
          <w:bCs/>
          <w:lang w:val="en-US" w:eastAsia="pl-PL"/>
        </w:rPr>
        <w:t xml:space="preserve">131 </w:t>
      </w:r>
      <w:r w:rsidRPr="00586E85">
        <w:rPr>
          <w:lang w:val="en-US" w:eastAsia="pl-PL"/>
        </w:rPr>
        <w:t xml:space="preserve">were matching which is, again, a very good </w:t>
      </w:r>
      <w:r w:rsidR="00193002">
        <w:rPr>
          <w:lang w:val="en-US" w:eastAsia="pl-PL"/>
        </w:rPr>
        <w:t>agreement</w:t>
      </w:r>
      <w:r w:rsidRPr="00586E85">
        <w:rPr>
          <w:lang w:val="en-US" w:eastAsia="pl-PL"/>
        </w:rPr>
        <w:t xml:space="preserve">. From visual comparison with </w:t>
      </w:r>
      <w:r w:rsidRPr="00586E85">
        <w:rPr>
          <w:i/>
          <w:iCs/>
          <w:lang w:val="en-US" w:eastAsia="pl-PL"/>
        </w:rPr>
        <w:t xml:space="preserve">Image </w:t>
      </w:r>
      <w:r w:rsidR="00193002">
        <w:rPr>
          <w:i/>
          <w:iCs/>
          <w:lang w:val="en-US" w:eastAsia="pl-PL"/>
        </w:rPr>
        <w:t>8</w:t>
      </w:r>
      <w:r w:rsidRPr="00586E85">
        <w:rPr>
          <w:i/>
          <w:iCs/>
          <w:lang w:val="en-US" w:eastAsia="pl-PL"/>
        </w:rPr>
        <w:t xml:space="preserve">. </w:t>
      </w:r>
      <w:r w:rsidRPr="00586E85">
        <w:rPr>
          <w:lang w:val="en-US" w:eastAsia="pl-PL"/>
        </w:rPr>
        <w:t>it is clear that the same big concentration zones of anomalies were marked by both methods. There are, however, differences – Isolation Forest marked more samples around contracted zones and omitted many singular chunks labeled as outliers by a simple method, which were probably false positives. </w:t>
      </w:r>
    </w:p>
    <w:p w14:paraId="1F0975B9" w14:textId="77777777" w:rsidR="00193002" w:rsidRDefault="00193002" w:rsidP="00586E85">
      <w:pPr>
        <w:pStyle w:val="NoSpacing"/>
        <w:rPr>
          <w:lang w:val="en-US" w:eastAsia="pl-PL"/>
        </w:rPr>
      </w:pPr>
    </w:p>
    <w:p w14:paraId="56726708" w14:textId="42AAE7EA" w:rsidR="009D7BE1" w:rsidRDefault="00E56007" w:rsidP="009D7BE1">
      <w:pPr>
        <w:pStyle w:val="NoSpacing"/>
        <w:rPr>
          <w:b/>
          <w:bCs/>
          <w:lang w:val="en-US" w:eastAsia="pl-PL"/>
        </w:rPr>
      </w:pPr>
      <w:r>
        <w:rPr>
          <w:lang w:val="en-US" w:eastAsia="pl-PL"/>
        </w:rPr>
        <w:tab/>
      </w:r>
      <w:r w:rsidR="00586E85" w:rsidRPr="00586E85">
        <w:rPr>
          <w:lang w:val="en-US" w:eastAsia="pl-PL"/>
        </w:rPr>
        <w:t xml:space="preserve">As a conclusion, it seems that DBSCAN and Isolation Forest are the most suitable classic machine learning algorithms for the ALICE quality control task. The </w:t>
      </w:r>
      <w:r w:rsidR="00193002">
        <w:rPr>
          <w:lang w:val="en-US" w:eastAsia="pl-PL"/>
        </w:rPr>
        <w:t xml:space="preserve">later </w:t>
      </w:r>
      <w:r w:rsidR="00586E85" w:rsidRPr="00586E85">
        <w:rPr>
          <w:lang w:val="en-US" w:eastAsia="pl-PL"/>
        </w:rPr>
        <w:t xml:space="preserve">method provides greater sensitivity for outliers and fast execution, while DBSCAN can bring additional information about differences in correct data. A full comparison between methods and juxtaposition with different approaches can be found in the chapter </w:t>
      </w:r>
      <w:r w:rsidR="00586E85" w:rsidRPr="00193002">
        <w:rPr>
          <w:b/>
          <w:bCs/>
          <w:lang w:val="en-US" w:eastAsia="pl-PL"/>
        </w:rPr>
        <w:t>8</w:t>
      </w:r>
      <w:r w:rsidR="00193002" w:rsidRPr="00193002">
        <w:rPr>
          <w:b/>
          <w:bCs/>
          <w:lang w:val="en-US" w:eastAsia="pl-PL"/>
        </w:rPr>
        <w:t>.</w:t>
      </w:r>
      <w:r w:rsidR="00586E85" w:rsidRPr="00586E85">
        <w:rPr>
          <w:lang w:val="en-US" w:eastAsia="pl-PL"/>
        </w:rPr>
        <w:t xml:space="preserve"> </w:t>
      </w:r>
      <w:r w:rsidR="00586E85" w:rsidRPr="00586E85">
        <w:rPr>
          <w:b/>
          <w:bCs/>
          <w:lang w:val="en-US" w:eastAsia="pl-PL"/>
        </w:rPr>
        <w:t>Summary and Conclusions.</w:t>
      </w:r>
    </w:p>
    <w:p w14:paraId="56F3836C" w14:textId="77777777" w:rsidR="009D7BE1" w:rsidRDefault="009D7BE1">
      <w:pPr>
        <w:spacing w:after="160" w:line="259" w:lineRule="auto"/>
        <w:rPr>
          <w:b/>
          <w:bCs/>
          <w:lang w:val="en-US" w:eastAsia="pl-PL"/>
        </w:rPr>
      </w:pPr>
      <w:r>
        <w:rPr>
          <w:b/>
          <w:bCs/>
          <w:lang w:val="en-US" w:eastAsia="pl-PL"/>
        </w:rPr>
        <w:br w:type="page"/>
      </w:r>
    </w:p>
    <w:p w14:paraId="6BD60FE1" w14:textId="05BC6F09" w:rsidR="009D7BE1" w:rsidRDefault="009D7BE1" w:rsidP="009D7BE1">
      <w:pPr>
        <w:pStyle w:val="NoSpacing"/>
        <w:rPr>
          <w:lang w:val="en-US"/>
        </w:rPr>
      </w:pPr>
    </w:p>
    <w:p w14:paraId="1D02459F" w14:textId="4BC1FB64" w:rsidR="007C6102" w:rsidRDefault="007C6102" w:rsidP="007C6102">
      <w:pPr>
        <w:pStyle w:val="Heading1"/>
        <w:numPr>
          <w:ilvl w:val="0"/>
          <w:numId w:val="10"/>
        </w:numPr>
        <w:rPr>
          <w:lang w:val="en-US"/>
        </w:rPr>
      </w:pPr>
      <w:bookmarkStart w:id="393" w:name="_Toc37604588"/>
      <w:r>
        <w:rPr>
          <w:lang w:val="en-US"/>
        </w:rPr>
        <w:t>Deep Autoencoders</w:t>
      </w:r>
      <w:bookmarkEnd w:id="393"/>
    </w:p>
    <w:p w14:paraId="565EFB38" w14:textId="0A8C8CF7" w:rsidR="007C6102" w:rsidRPr="007C6102" w:rsidRDefault="007C6102" w:rsidP="007C6102">
      <w:pPr>
        <w:pStyle w:val="NoSpacing"/>
        <w:rPr>
          <w:lang w:val="en-US"/>
        </w:rPr>
      </w:pPr>
      <w:r>
        <w:rPr>
          <w:lang w:val="en-US"/>
        </w:rPr>
        <w:tab/>
      </w:r>
      <w:r w:rsidRPr="007C6102">
        <w:rPr>
          <w:lang w:val="en-US"/>
        </w:rPr>
        <w:t xml:space="preserve">The following chapter is focused on leveraging deep learning, by using deep autoencoders to create better models for data quality control in CERN’s ALICE experiment. Training and evaluation of autoencoders for outlier detection task will be described. Moreover, two common </w:t>
      </w:r>
      <w:r w:rsidR="00193002">
        <w:rPr>
          <w:lang w:val="en-US"/>
        </w:rPr>
        <w:t>AE</w:t>
      </w:r>
      <w:r w:rsidR="00C42776">
        <w:rPr>
          <w:lang w:val="en-US"/>
        </w:rPr>
        <w:t xml:space="preserve">s </w:t>
      </w:r>
      <w:r w:rsidRPr="007C6102">
        <w:rPr>
          <w:lang w:val="en-US"/>
        </w:rPr>
        <w:t>architectures will be compared.</w:t>
      </w:r>
    </w:p>
    <w:p w14:paraId="19CE0595" w14:textId="4F08914A" w:rsidR="007C6102" w:rsidRDefault="007C6102" w:rsidP="007C6102">
      <w:pPr>
        <w:pStyle w:val="Heading2"/>
        <w:rPr>
          <w:bCs/>
          <w:lang w:val="en-US"/>
        </w:rPr>
      </w:pPr>
      <w:bookmarkStart w:id="394" w:name="_Toc37604589"/>
      <w:r>
        <w:rPr>
          <w:bCs/>
          <w:lang w:val="en-US"/>
        </w:rPr>
        <w:t>6.1</w:t>
      </w:r>
      <w:r w:rsidRPr="00193A4A">
        <w:rPr>
          <w:bCs/>
          <w:lang w:val="en-US"/>
        </w:rPr>
        <w:t xml:space="preserve">. </w:t>
      </w:r>
      <w:r>
        <w:rPr>
          <w:bCs/>
          <w:lang w:val="en-US"/>
        </w:rPr>
        <w:t>Introduction</w:t>
      </w:r>
      <w:bookmarkEnd w:id="394"/>
    </w:p>
    <w:p w14:paraId="4CA70097" w14:textId="22C6C7A7" w:rsidR="00903A63" w:rsidRPr="00903A63" w:rsidRDefault="00903A63" w:rsidP="00903A63">
      <w:pPr>
        <w:pStyle w:val="NoSpacing"/>
        <w:rPr>
          <w:lang w:val="en-US" w:eastAsia="pl-PL"/>
        </w:rPr>
      </w:pPr>
      <w:r>
        <w:rPr>
          <w:lang w:val="en-US" w:eastAsia="pl-PL"/>
        </w:rPr>
        <w:tab/>
      </w:r>
      <w:r w:rsidRPr="00903A63">
        <w:rPr>
          <w:lang w:val="en-US" w:eastAsia="pl-PL"/>
        </w:rPr>
        <w:t xml:space="preserve">Deep learning is a subclass of machine learning, that utilizes </w:t>
      </w:r>
      <w:r w:rsidRPr="00903A63">
        <w:rPr>
          <w:b/>
          <w:bCs/>
          <w:lang w:val="en-US" w:eastAsia="pl-PL"/>
        </w:rPr>
        <w:t>Artificial Neural Networks (ANNs).</w:t>
      </w:r>
      <w:r w:rsidRPr="00903A63">
        <w:rPr>
          <w:lang w:val="en-US" w:eastAsia="pl-PL"/>
        </w:rPr>
        <w:t xml:space="preserve"> When first introduced around 1960, it gathered considerable attention from the scientific community despite its mediocre effectiveness. Neural networks were giving way to more robust and accurate classic machine learning methods. Things started to change during the last two decades. New architectures, training methods, and optimizers were introduced. The processing power of GPUs rose dramatically while open-source projects and tools made deep learning more accessible. These days, almost all state-of-the-art machine learning solutions are based on ANNs. On certain tasks, models outperform expert human users and as the amount of available training data and speed of computing hardware are growing, further developments in the field are expected [</w:t>
      </w:r>
      <w:r>
        <w:rPr>
          <w:lang w:val="en-US" w:eastAsia="pl-PL"/>
        </w:rPr>
        <w:t>48</w:t>
      </w:r>
      <w:r w:rsidRPr="00903A63">
        <w:rPr>
          <w:lang w:val="en-US" w:eastAsia="pl-PL"/>
        </w:rPr>
        <w:t>]</w:t>
      </w:r>
      <w:r w:rsidR="00C42776">
        <w:rPr>
          <w:lang w:val="en-US" w:eastAsia="pl-PL"/>
        </w:rPr>
        <w:t>.</w:t>
      </w:r>
    </w:p>
    <w:p w14:paraId="3DCE6D0F" w14:textId="1933392C" w:rsidR="00903A63" w:rsidRPr="00903A63" w:rsidRDefault="00903A63" w:rsidP="00903A63">
      <w:pPr>
        <w:pStyle w:val="NoSpacing"/>
        <w:rPr>
          <w:lang w:val="en-US" w:eastAsia="pl-PL"/>
        </w:rPr>
      </w:pPr>
      <w:r w:rsidRPr="00903A63">
        <w:rPr>
          <w:lang w:val="en-US" w:eastAsia="pl-PL"/>
        </w:rPr>
        <w:tab/>
        <w:t xml:space="preserve">Just like in the case of classic machine learning algorithms, neural networks can be trained for supervised, unsupervised and semisupervised tasks. In general, deep learning is expected to yield better results for the price of more complex fine-tuning and longer training. In the previous chapter, it was outlined that training binary classifiers on ALICE quality control data for outlier detection is a relatively easy and not useful approach. Because of that, in this chapter, more focus will be placed on researching unsupervised deep learning methods, specifically </w:t>
      </w:r>
      <w:r w:rsidRPr="00903A63">
        <w:rPr>
          <w:b/>
          <w:bCs/>
          <w:lang w:val="en-US" w:eastAsia="pl-PL"/>
        </w:rPr>
        <w:t>Autoencoders (AEs)</w:t>
      </w:r>
      <w:r w:rsidRPr="00903A63">
        <w:rPr>
          <w:lang w:val="en-US" w:eastAsia="pl-PL"/>
        </w:rPr>
        <w:t>. In another CERN’s experiment, CMS, autoencoders have been used successfully for a similar anomaly detection task [</w:t>
      </w:r>
      <w:r>
        <w:rPr>
          <w:lang w:val="en-US" w:eastAsia="pl-PL"/>
        </w:rPr>
        <w:t>49</w:t>
      </w:r>
      <w:r w:rsidRPr="00903A63">
        <w:rPr>
          <w:lang w:val="en-US" w:eastAsia="pl-PL"/>
        </w:rPr>
        <w:t>]</w:t>
      </w:r>
      <w:r w:rsidR="00C42776">
        <w:rPr>
          <w:lang w:val="en-US" w:eastAsia="pl-PL"/>
        </w:rPr>
        <w:t>.</w:t>
      </w:r>
    </w:p>
    <w:p w14:paraId="333AA7E0" w14:textId="47B855D4" w:rsidR="00903A63" w:rsidRPr="00C42776" w:rsidRDefault="00903A63" w:rsidP="00903A63">
      <w:pPr>
        <w:pStyle w:val="NoSpacing"/>
        <w:rPr>
          <w:lang w:val="en-US" w:eastAsia="pl-PL"/>
        </w:rPr>
      </w:pPr>
      <w:r>
        <w:rPr>
          <w:lang w:val="en-US" w:eastAsia="pl-PL"/>
        </w:rPr>
        <w:tab/>
      </w:r>
      <w:r w:rsidRPr="00903A63">
        <w:rPr>
          <w:lang w:val="en-US" w:eastAsia="pl-PL"/>
        </w:rPr>
        <w:t xml:space="preserve">Autoencoder is a neural network that learns in an unsupervised manner to encode data in latent space (bottleneck), which usually has lower dimensionality than the input. It is built of two parts, the encoder that compresses the data and the decoder that tries to recreate input from compressed representation. In most cases network is trained to minimize the difference between input and output </w:t>
      </w:r>
      <w:r w:rsidRPr="00C42776">
        <w:rPr>
          <w:lang w:val="en-US" w:eastAsia="pl-PL"/>
        </w:rPr>
        <w:t>[50]</w:t>
      </w:r>
      <w:r w:rsidR="00C42776" w:rsidRPr="00C42776">
        <w:rPr>
          <w:lang w:val="en-US" w:eastAsia="pl-PL"/>
        </w:rPr>
        <w:t>.</w:t>
      </w:r>
    </w:p>
    <w:p w14:paraId="16BAAA9D" w14:textId="59C6768C" w:rsidR="007C6102" w:rsidRPr="007C6102" w:rsidRDefault="007C6102" w:rsidP="007C6102">
      <w:pPr>
        <w:rPr>
          <w:lang w:val="en-US"/>
        </w:rPr>
      </w:pPr>
    </w:p>
    <w:p w14:paraId="18B2E05E" w14:textId="77777777" w:rsidR="00903A63" w:rsidRDefault="00903A63" w:rsidP="00903A63">
      <w:pPr>
        <w:pStyle w:val="NoSpacing"/>
        <w:rPr>
          <w:lang w:val="en-US"/>
        </w:rPr>
      </w:pPr>
    </w:p>
    <w:p w14:paraId="0AEC886C" w14:textId="1D2EDD3C" w:rsidR="00903A63" w:rsidRDefault="00903A63" w:rsidP="00903A63">
      <w:pPr>
        <w:pStyle w:val="Heading2"/>
        <w:rPr>
          <w:bCs/>
          <w:lang w:val="en-US"/>
        </w:rPr>
      </w:pPr>
      <w:bookmarkStart w:id="395" w:name="_Toc37604590"/>
      <w:r>
        <w:rPr>
          <w:bCs/>
          <w:lang w:val="en-US"/>
        </w:rPr>
        <w:t>6.2</w:t>
      </w:r>
      <w:r w:rsidRPr="00193A4A">
        <w:rPr>
          <w:bCs/>
          <w:lang w:val="en-US"/>
        </w:rPr>
        <w:t xml:space="preserve">. </w:t>
      </w:r>
      <w:r w:rsidR="00C33F77">
        <w:rPr>
          <w:bCs/>
          <w:lang w:val="en-US"/>
        </w:rPr>
        <w:t>Simple Autoencoder</w:t>
      </w:r>
      <w:bookmarkEnd w:id="395"/>
    </w:p>
    <w:p w14:paraId="556AB587" w14:textId="058B7755" w:rsidR="00C93324" w:rsidRDefault="00C93324" w:rsidP="00C93324">
      <w:pPr>
        <w:pStyle w:val="NoSpacing"/>
        <w:rPr>
          <w:color w:val="000000"/>
          <w:bdr w:val="none" w:sz="0" w:space="0" w:color="auto" w:frame="1"/>
          <w:lang w:val="en-US"/>
        </w:rPr>
      </w:pPr>
      <w:r>
        <w:rPr>
          <w:lang w:val="en-US"/>
        </w:rPr>
        <w:tab/>
      </w:r>
      <w:r w:rsidRPr="00C93324">
        <w:rPr>
          <w:lang w:val="en-US"/>
        </w:rPr>
        <w:t>A standard autoencoder is built using only fully connected layers, where one in the middle has the smallest number of neurons, while encoder and decoder are mirrored in both, numbers of hidden layers and neurons. This kind of network can be trained to very well compress and decompress data of a certain type, for example, pictures of handwritten digits. One of the most popular datasets for benchmarking machine learning models, MNIST, contains exactly those [</w:t>
      </w:r>
      <w:r>
        <w:rPr>
          <w:lang w:val="en-US"/>
        </w:rPr>
        <w:t>51</w:t>
      </w:r>
      <w:r w:rsidRPr="00C93324">
        <w:rPr>
          <w:lang w:val="en-US"/>
        </w:rPr>
        <w:t>]</w:t>
      </w:r>
      <w:r w:rsidR="00C42776">
        <w:rPr>
          <w:lang w:val="en-US"/>
        </w:rPr>
        <w:t>.</w:t>
      </w:r>
      <w:r w:rsidRPr="00C93324">
        <w:rPr>
          <w:lang w:val="en-US"/>
        </w:rPr>
        <w:t xml:space="preserve"> During the learning process, AE is exposed to multiple samples of digits, which are first compressed to latent space and then decompressed to output. As loss function, metric like </w:t>
      </w:r>
      <w:r w:rsidRPr="00C93324">
        <w:rPr>
          <w:b/>
          <w:bCs/>
          <w:lang w:val="en-US"/>
        </w:rPr>
        <w:t>Mean Square Error (MSE)</w:t>
      </w:r>
      <w:r w:rsidRPr="00C93324">
        <w:rPr>
          <w:lang w:val="en-US"/>
        </w:rPr>
        <w:t xml:space="preserve"> can be used. It will compare input and output and evaluate how well the neural network managed to reconstruct the picture, in other words, it will calculate </w:t>
      </w:r>
      <w:r w:rsidRPr="00C93324">
        <w:rPr>
          <w:b/>
          <w:bCs/>
          <w:lang w:val="en-US"/>
        </w:rPr>
        <w:t>Reconstruction Error.</w:t>
      </w:r>
      <w:r w:rsidRPr="00C93324">
        <w:rPr>
          <w:color w:val="000000"/>
          <w:bdr w:val="none" w:sz="0" w:space="0" w:color="auto" w:frame="1"/>
          <w:lang w:val="en-US"/>
        </w:rPr>
        <w:t xml:space="preserve"> </w:t>
      </w:r>
    </w:p>
    <w:p w14:paraId="4D0C4738" w14:textId="77777777" w:rsidR="00C93324" w:rsidRDefault="00C93324" w:rsidP="00C93324">
      <w:pPr>
        <w:pStyle w:val="NoSpacing"/>
        <w:rPr>
          <w:color w:val="000000"/>
          <w:bdr w:val="none" w:sz="0" w:space="0" w:color="auto" w:frame="1"/>
          <w:lang w:val="en-US"/>
        </w:rPr>
      </w:pPr>
    </w:p>
    <w:p w14:paraId="6AF8AFBA" w14:textId="7CFDED63" w:rsidR="00C93324" w:rsidRDefault="00C93324" w:rsidP="00C93324">
      <w:pPr>
        <w:pStyle w:val="NoSpacing"/>
        <w:jc w:val="center"/>
        <w:rPr>
          <w:lang w:val="en-US"/>
        </w:rPr>
      </w:pPr>
      <w:r>
        <w:rPr>
          <w:noProof/>
          <w:color w:val="000000"/>
          <w:bdr w:val="none" w:sz="0" w:space="0" w:color="auto" w:frame="1"/>
          <w:lang w:val="en-US"/>
        </w:rPr>
        <w:drawing>
          <wp:inline distT="0" distB="0" distL="0" distR="0" wp14:anchorId="7EC826BA" wp14:editId="4E473482">
            <wp:extent cx="3576577" cy="2648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4858" cy="2654142"/>
                    </a:xfrm>
                    <a:prstGeom prst="rect">
                      <a:avLst/>
                    </a:prstGeom>
                    <a:noFill/>
                    <a:ln>
                      <a:noFill/>
                    </a:ln>
                  </pic:spPr>
                </pic:pic>
              </a:graphicData>
            </a:graphic>
          </wp:inline>
        </w:drawing>
      </w:r>
    </w:p>
    <w:p w14:paraId="3488F8AF" w14:textId="32982E1C" w:rsidR="00C93324" w:rsidRDefault="00C93324" w:rsidP="00C93324">
      <w:pPr>
        <w:pStyle w:val="NoSpacing"/>
        <w:jc w:val="left"/>
        <w:rPr>
          <w:i/>
          <w:iCs/>
          <w:color w:val="000000"/>
          <w:lang w:val="en-US"/>
        </w:rPr>
      </w:pPr>
      <w:r w:rsidRPr="00C93324">
        <w:rPr>
          <w:i/>
          <w:iCs/>
          <w:color w:val="000000"/>
          <w:lang w:val="en-US"/>
        </w:rPr>
        <w:t xml:space="preserve">Image </w:t>
      </w:r>
      <w:r>
        <w:rPr>
          <w:i/>
          <w:iCs/>
          <w:color w:val="000000"/>
          <w:lang w:val="en-US"/>
        </w:rPr>
        <w:t>14</w:t>
      </w:r>
      <w:r w:rsidRPr="00C93324">
        <w:rPr>
          <w:i/>
          <w:iCs/>
          <w:color w:val="000000"/>
          <w:lang w:val="en-US"/>
        </w:rPr>
        <w:t>. Visual representation of autoencoder</w:t>
      </w:r>
      <w:r>
        <w:rPr>
          <w:i/>
          <w:iCs/>
          <w:color w:val="000000"/>
          <w:lang w:val="en-US"/>
        </w:rPr>
        <w:t xml:space="preserve"> [52]</w:t>
      </w:r>
      <w:r w:rsidR="00C42776">
        <w:rPr>
          <w:i/>
          <w:iCs/>
          <w:color w:val="000000"/>
          <w:lang w:val="en-US"/>
        </w:rPr>
        <w:t>.</w:t>
      </w:r>
    </w:p>
    <w:p w14:paraId="0EE25EE7" w14:textId="5ACAB496" w:rsidR="009D7BE1" w:rsidRDefault="009D7BE1" w:rsidP="00C93324">
      <w:pPr>
        <w:pStyle w:val="NoSpacing"/>
        <w:jc w:val="left"/>
        <w:rPr>
          <w:i/>
          <w:iCs/>
          <w:color w:val="000000"/>
          <w:lang w:val="en-US"/>
        </w:rPr>
      </w:pPr>
    </w:p>
    <w:p w14:paraId="2D7EC944" w14:textId="784A86D9" w:rsidR="009D7BE1" w:rsidRPr="0052492D" w:rsidRDefault="009D7BE1" w:rsidP="009D7BE1">
      <w:pPr>
        <w:pStyle w:val="NoSpacing"/>
        <w:rPr>
          <w:lang w:val="en-US"/>
          <w:rPrChange w:id="396" w:author="Bartłomiej Cerek" w:date="2020-04-16T08:29:00Z">
            <w:rPr/>
          </w:rPrChange>
        </w:rPr>
      </w:pPr>
      <w:r w:rsidRPr="00C42776">
        <w:rPr>
          <w:lang w:val="en-US"/>
        </w:rPr>
        <w:tab/>
        <w:t xml:space="preserve">Autoencoder </w:t>
      </w:r>
      <w:r w:rsidR="00C42776" w:rsidRPr="00C42776">
        <w:rPr>
          <w:lang w:val="en-US"/>
        </w:rPr>
        <w:t>le</w:t>
      </w:r>
      <w:r w:rsidR="00C42776">
        <w:rPr>
          <w:lang w:val="en-US"/>
        </w:rPr>
        <w:t>arns</w:t>
      </w:r>
      <w:r w:rsidRPr="00C42776">
        <w:rPr>
          <w:lang w:val="en-US"/>
        </w:rPr>
        <w:t xml:space="preserve"> only the most common properties of handwritten digits, all noise, and sample-specific artifacts are lost in latent space. </w:t>
      </w:r>
      <w:r w:rsidRPr="0052492D">
        <w:rPr>
          <w:lang w:val="en-US"/>
          <w:rPrChange w:id="397" w:author="Bartłomiej Cerek" w:date="2020-04-16T08:29:00Z">
            <w:rPr/>
          </w:rPrChange>
        </w:rPr>
        <w:t>Smaller the bottleneck is, stronger the generalization but worse the reconstruction. This gives trained autoencoder interesting property, new image, obtained by forwarding digit picture through the network, will be very similar to the input only if it will be normal. What is understood here by normal, is that many samples, with very similar characteristics, were present in the training dataset. If the input picture will contain anomalies, autoencoders will not be able to recreate them, the output will be a generalized version of the input. How difficult it was for a model to reconstruct input can be measured using the MSE metric.</w:t>
      </w:r>
    </w:p>
    <w:p w14:paraId="54C5711D" w14:textId="6ABA7712" w:rsidR="009D7BE1" w:rsidRPr="0052492D" w:rsidRDefault="009D7BE1" w:rsidP="009D7BE1">
      <w:pPr>
        <w:pStyle w:val="NoSpacing"/>
        <w:rPr>
          <w:lang w:val="en-US"/>
          <w:rPrChange w:id="398" w:author="Bartłomiej Cerek" w:date="2020-04-16T08:29:00Z">
            <w:rPr/>
          </w:rPrChange>
        </w:rPr>
      </w:pPr>
    </w:p>
    <w:p w14:paraId="4BAF1CF5" w14:textId="7B2548B9" w:rsidR="009D7BE1" w:rsidRPr="009D7BE1" w:rsidRDefault="009D7BE1" w:rsidP="009D7BE1">
      <w:pPr>
        <w:pStyle w:val="NoSpacing"/>
        <w:rPr>
          <w:lang w:val="en-US" w:eastAsia="pl-PL"/>
        </w:rPr>
      </w:pPr>
      <w:r>
        <w:rPr>
          <w:lang w:val="en-US" w:eastAsia="pl-PL"/>
        </w:rPr>
        <w:lastRenderedPageBreak/>
        <w:tab/>
      </w:r>
      <w:r w:rsidRPr="009D7BE1">
        <w:rPr>
          <w:lang w:val="en-US" w:eastAsia="pl-PL"/>
        </w:rPr>
        <w:t>This behavior allows for using autoencoders as an unsupervised anomaly and novelty detectors. When AE is being trained, it is assumed that a number of outliers in data is small and their characteristics are not going to be learned. Then, new data is passed through the network, the output is compared against input, and MSE or another metric is used to calculate reconstruction error, information on how strongly the sample is skewed. Autoencoders can be used not only with simple data like MNIST. In recent years architectures, that utilize convolutions and recurrence, were adopted with AEs allowing for work with complex images and sequential data [</w:t>
      </w:r>
      <w:r>
        <w:rPr>
          <w:lang w:val="en-US" w:eastAsia="pl-PL"/>
        </w:rPr>
        <w:t>53</w:t>
      </w:r>
      <w:r w:rsidRPr="009D7BE1">
        <w:rPr>
          <w:lang w:val="en-US" w:eastAsia="pl-PL"/>
        </w:rPr>
        <w:t>]</w:t>
      </w:r>
      <w:r w:rsidR="00C42776">
        <w:rPr>
          <w:lang w:val="en-US" w:eastAsia="pl-PL"/>
        </w:rPr>
        <w:t>.</w:t>
      </w:r>
    </w:p>
    <w:p w14:paraId="17F6AE3C" w14:textId="5A44245C" w:rsidR="009D7BE1" w:rsidRPr="009D7BE1" w:rsidRDefault="009D7BE1" w:rsidP="009D7BE1">
      <w:pPr>
        <w:pStyle w:val="NoSpacing"/>
        <w:rPr>
          <w:lang w:val="en-US" w:eastAsia="pl-PL"/>
        </w:rPr>
      </w:pPr>
      <w:r>
        <w:rPr>
          <w:lang w:val="en-US" w:eastAsia="pl-PL"/>
        </w:rPr>
        <w:tab/>
      </w:r>
      <w:r w:rsidRPr="009D7BE1">
        <w:rPr>
          <w:lang w:val="en-US" w:eastAsia="pl-PL"/>
        </w:rPr>
        <w:t>Difficulties in using autoencoders are similar to most common deep learning and unsupervised learning problems. The architecture of the network and hyperparameters have to be tuned to the use case and it is not easy to evaluate obtained results. The training dataset should be bigger than one used with most classic machine learning algorithms to not cause overfitting. Moreover, the threshold of reconstruction error which indicates if a given sample qualifies as an anomaly has to be set arbitrarily if no ground truth is provided.  </w:t>
      </w:r>
    </w:p>
    <w:p w14:paraId="0E76EE58" w14:textId="13917C6B" w:rsidR="009D7BE1" w:rsidRDefault="009D7BE1" w:rsidP="009D7BE1">
      <w:pPr>
        <w:pStyle w:val="NoSpacing"/>
        <w:rPr>
          <w:i/>
          <w:iCs/>
          <w:lang w:val="en-US" w:eastAsia="pl-PL"/>
        </w:rPr>
      </w:pPr>
      <w:r>
        <w:rPr>
          <w:lang w:val="en-US" w:eastAsia="pl-PL"/>
        </w:rPr>
        <w:tab/>
      </w:r>
      <w:r w:rsidRPr="009D7BE1">
        <w:rPr>
          <w:lang w:val="en-US" w:eastAsia="pl-PL"/>
        </w:rPr>
        <w:t xml:space="preserve">A simple autoencoder build of fully connected layers was employed for the ALICE’s quality control task. Crucial parameters of the model and training process with comments are collected in </w:t>
      </w:r>
      <w:r w:rsidRPr="009D7BE1">
        <w:rPr>
          <w:i/>
          <w:iCs/>
          <w:lang w:val="en-US" w:eastAsia="pl-PL"/>
        </w:rPr>
        <w:t xml:space="preserve">Table </w:t>
      </w:r>
      <w:r>
        <w:rPr>
          <w:i/>
          <w:iCs/>
          <w:lang w:val="en-US" w:eastAsia="pl-PL"/>
        </w:rPr>
        <w:t>3</w:t>
      </w:r>
      <w:r w:rsidRPr="009D7BE1">
        <w:rPr>
          <w:i/>
          <w:iCs/>
          <w:lang w:val="en-US" w:eastAsia="pl-PL"/>
        </w:rPr>
        <w:t xml:space="preserve">. </w:t>
      </w:r>
      <w:r w:rsidRPr="009D7BE1">
        <w:rPr>
          <w:lang w:val="en-US" w:eastAsia="pl-PL"/>
        </w:rPr>
        <w:t xml:space="preserve">The PyTorch model was trained on a lightweight dataset with 3-fold cross-validation to avoid overfitting. Due to the relatively small amount of data, it converged quickly. Changes in training and validation loss can be seen in </w:t>
      </w:r>
      <w:r w:rsidRPr="009D7BE1">
        <w:rPr>
          <w:i/>
          <w:iCs/>
          <w:lang w:val="en-US" w:eastAsia="pl-PL"/>
        </w:rPr>
        <w:t xml:space="preserve">Image </w:t>
      </w:r>
      <w:r>
        <w:rPr>
          <w:i/>
          <w:iCs/>
          <w:lang w:val="en-US" w:eastAsia="pl-PL"/>
        </w:rPr>
        <w:t>15</w:t>
      </w:r>
      <w:r w:rsidRPr="009D7BE1">
        <w:rPr>
          <w:i/>
          <w:iCs/>
          <w:lang w:val="en-US" w:eastAsia="pl-PL"/>
        </w:rPr>
        <w:t>.</w:t>
      </w:r>
    </w:p>
    <w:p w14:paraId="2E23457B" w14:textId="697963BB" w:rsidR="009D7BE1" w:rsidRDefault="009D7BE1" w:rsidP="009D7BE1">
      <w:pPr>
        <w:pStyle w:val="NoSpacing"/>
        <w:rPr>
          <w:i/>
          <w:iCs/>
          <w:lang w:val="en-US" w:eastAsia="pl-PL"/>
        </w:rPr>
      </w:pPr>
    </w:p>
    <w:p w14:paraId="7FB5C8FD" w14:textId="11D843CF" w:rsidR="009D7BE1" w:rsidRPr="009D7BE1" w:rsidRDefault="009D7BE1" w:rsidP="009D7BE1">
      <w:pPr>
        <w:spacing w:after="0" w:line="240" w:lineRule="auto"/>
        <w:jc w:val="both"/>
        <w:rPr>
          <w:szCs w:val="24"/>
          <w:lang w:val="en-US" w:eastAsia="pl-PL"/>
        </w:rPr>
      </w:pPr>
      <w:r w:rsidRPr="009D7BE1">
        <w:rPr>
          <w:i/>
          <w:iCs/>
          <w:color w:val="000000"/>
          <w:szCs w:val="24"/>
          <w:lang w:val="en-US" w:eastAsia="pl-PL"/>
        </w:rPr>
        <w:t xml:space="preserve">Table </w:t>
      </w:r>
      <w:r>
        <w:rPr>
          <w:i/>
          <w:iCs/>
          <w:color w:val="000000"/>
          <w:szCs w:val="24"/>
          <w:lang w:val="en-US" w:eastAsia="pl-PL"/>
        </w:rPr>
        <w:t>3</w:t>
      </w:r>
      <w:r w:rsidRPr="009D7BE1">
        <w:rPr>
          <w:i/>
          <w:iCs/>
          <w:color w:val="000000"/>
          <w:szCs w:val="24"/>
          <w:lang w:val="en-US" w:eastAsia="pl-PL"/>
        </w:rPr>
        <w:t xml:space="preserve">. Parameters of the </w:t>
      </w:r>
      <w:r>
        <w:rPr>
          <w:i/>
          <w:iCs/>
          <w:color w:val="000000"/>
          <w:szCs w:val="24"/>
          <w:lang w:val="en-US" w:eastAsia="pl-PL"/>
        </w:rPr>
        <w:t>Simple Autoencoder</w:t>
      </w:r>
      <w:r w:rsidRPr="009D7BE1">
        <w:rPr>
          <w:i/>
          <w:iCs/>
          <w:color w:val="000000"/>
          <w:szCs w:val="24"/>
          <w:lang w:val="en-US" w:eastAsia="pl-PL"/>
        </w:rPr>
        <w:t xml:space="preserv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591"/>
        <w:gridCol w:w="1355"/>
        <w:gridCol w:w="5105"/>
      </w:tblGrid>
      <w:tr w:rsidR="009D7BE1" w:rsidRPr="009D7BE1" w14:paraId="7E672B89" w14:textId="77777777" w:rsidTr="009D7B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C879F"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BC663"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6A5E6" w14:textId="77777777" w:rsidR="009D7BE1" w:rsidRPr="009D7BE1" w:rsidRDefault="009D7BE1" w:rsidP="008E069D">
            <w:pPr>
              <w:spacing w:after="0" w:line="240" w:lineRule="auto"/>
              <w:jc w:val="center"/>
              <w:rPr>
                <w:szCs w:val="24"/>
                <w:lang w:eastAsia="pl-PL"/>
              </w:rPr>
            </w:pPr>
            <w:r w:rsidRPr="009D7BE1">
              <w:rPr>
                <w:b/>
                <w:bCs/>
                <w:color w:val="000000"/>
                <w:szCs w:val="24"/>
                <w:lang w:eastAsia="pl-PL"/>
              </w:rPr>
              <w:t>Comment</w:t>
            </w:r>
          </w:p>
        </w:tc>
      </w:tr>
      <w:tr w:rsidR="009D7BE1" w:rsidRPr="0052492D" w14:paraId="5E1DF880" w14:textId="77777777" w:rsidTr="009D7BE1">
        <w:trPr>
          <w:trHeight w:val="5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35CE" w14:textId="77777777" w:rsidR="009D7BE1" w:rsidRPr="009D7BE1" w:rsidRDefault="009D7BE1" w:rsidP="009D7BE1">
            <w:pPr>
              <w:spacing w:after="0" w:line="240" w:lineRule="auto"/>
              <w:jc w:val="center"/>
              <w:rPr>
                <w:szCs w:val="24"/>
                <w:lang w:eastAsia="pl-PL"/>
              </w:rPr>
            </w:pPr>
            <w:r w:rsidRPr="009D7BE1">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3169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6C19B"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2 layers for the encoder, 2 for the decoder and 1 latent layer</w:t>
            </w:r>
          </w:p>
        </w:tc>
      </w:tr>
      <w:tr w:rsidR="009D7BE1" w:rsidRPr="009D7BE1" w14:paraId="324BF7A5" w14:textId="77777777" w:rsidTr="009D7BE1">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33240"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87D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[0,5-0,3-0,1-0,3-0,5]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D443"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Because datasets with different numbers of features can be used, sizes of layers are expressed as fractions of numbers of input features. </w:t>
            </w:r>
          </w:p>
          <w:p w14:paraId="3999FF08" w14:textId="5F0C393D" w:rsidR="009D7BE1" w:rsidRPr="009D7BE1" w:rsidRDefault="009D7BE1" w:rsidP="009D7BE1">
            <w:pPr>
              <w:spacing w:after="0" w:line="240" w:lineRule="auto"/>
              <w:jc w:val="center"/>
              <w:rPr>
                <w:szCs w:val="24"/>
                <w:lang w:val="en-US" w:eastAsia="pl-PL"/>
              </w:rPr>
            </w:pPr>
            <w:r w:rsidRPr="009D7BE1">
              <w:rPr>
                <w:color w:val="000000"/>
                <w:szCs w:val="24"/>
                <w:lang w:val="en-US" w:eastAsia="pl-PL"/>
              </w:rPr>
              <w:t>e.g. If the dataset has 100 features:</w:t>
            </w:r>
          </w:p>
          <w:p w14:paraId="63D9B6F0" w14:textId="77777777" w:rsidR="009D7BE1" w:rsidRPr="009D7BE1" w:rsidRDefault="009D7BE1" w:rsidP="009D7BE1">
            <w:pPr>
              <w:spacing w:after="0" w:line="240" w:lineRule="auto"/>
              <w:jc w:val="center"/>
              <w:rPr>
                <w:szCs w:val="24"/>
                <w:lang w:eastAsia="pl-PL"/>
              </w:rPr>
            </w:pPr>
            <w:r w:rsidRPr="009D7BE1">
              <w:rPr>
                <w:color w:val="000000"/>
                <w:szCs w:val="24"/>
                <w:lang w:val="en-US" w:eastAsia="pl-PL"/>
              </w:rPr>
              <w:t> </w:t>
            </w:r>
            <w:r w:rsidRPr="009D7BE1">
              <w:rPr>
                <w:color w:val="000000"/>
                <w:szCs w:val="24"/>
                <w:lang w:eastAsia="pl-PL"/>
              </w:rPr>
              <w:t>[50-30-10-30-50]</w:t>
            </w:r>
          </w:p>
        </w:tc>
      </w:tr>
      <w:tr w:rsidR="009D7BE1" w:rsidRPr="0052492D" w14:paraId="441F03D9" w14:textId="77777777" w:rsidTr="009D7BE1">
        <w:trPr>
          <w:trHeight w:val="5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8425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F5CB"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3660D" w14:textId="34B41AC0"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fraction of random neurons that are being dropped in the training process</w:t>
            </w:r>
            <w:r>
              <w:rPr>
                <w:color w:val="000000"/>
                <w:szCs w:val="24"/>
                <w:lang w:val="en-US" w:eastAsia="pl-PL"/>
              </w:rPr>
              <w:t>.</w:t>
            </w:r>
          </w:p>
        </w:tc>
      </w:tr>
      <w:tr w:rsidR="009D7BE1" w:rsidRPr="0052492D" w14:paraId="0C429ABA" w14:textId="77777777" w:rsidTr="009D7BE1">
        <w:trPr>
          <w:trHeight w:val="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370D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216F" w14:textId="77777777" w:rsidR="009D7BE1" w:rsidRPr="009D7BE1" w:rsidRDefault="009D7BE1" w:rsidP="009D7BE1">
            <w:pPr>
              <w:spacing w:after="0" w:line="240" w:lineRule="auto"/>
              <w:jc w:val="center"/>
              <w:rPr>
                <w:szCs w:val="24"/>
                <w:lang w:eastAsia="pl-PL"/>
              </w:rPr>
            </w:pPr>
            <w:r w:rsidRPr="009D7BE1">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57412"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cycles of training.</w:t>
            </w:r>
          </w:p>
        </w:tc>
      </w:tr>
      <w:tr w:rsidR="009D7BE1" w:rsidRPr="0052492D" w14:paraId="50CA3340" w14:textId="77777777" w:rsidTr="009D7BE1">
        <w:trPr>
          <w:trHeight w:val="3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69048" w14:textId="77777777" w:rsidR="009D7BE1" w:rsidRPr="009D7BE1" w:rsidRDefault="009D7BE1" w:rsidP="009D7BE1">
            <w:pPr>
              <w:spacing w:after="0" w:line="240" w:lineRule="auto"/>
              <w:jc w:val="center"/>
              <w:rPr>
                <w:szCs w:val="24"/>
                <w:lang w:eastAsia="pl-PL"/>
              </w:rPr>
            </w:pPr>
            <w:r w:rsidRPr="009D7BE1">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1BA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2EAE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number of samples per minibatch.</w:t>
            </w:r>
          </w:p>
        </w:tc>
      </w:tr>
      <w:tr w:rsidR="009D7BE1" w:rsidRPr="0052492D" w14:paraId="78A71DDA" w14:textId="77777777" w:rsidTr="009D7BE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CF2D7" w14:textId="77777777" w:rsidR="009D7BE1" w:rsidRPr="009D7BE1" w:rsidRDefault="009D7BE1" w:rsidP="009D7BE1">
            <w:pPr>
              <w:spacing w:after="0" w:line="240" w:lineRule="auto"/>
              <w:jc w:val="center"/>
              <w:rPr>
                <w:szCs w:val="24"/>
                <w:lang w:eastAsia="pl-PL"/>
              </w:rPr>
            </w:pPr>
            <w:r w:rsidRPr="009D7BE1">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D2515" w14:textId="77777777" w:rsidR="009D7BE1" w:rsidRPr="009D7BE1" w:rsidRDefault="009D7BE1" w:rsidP="009D7BE1">
            <w:pPr>
              <w:spacing w:after="0" w:line="240" w:lineRule="auto"/>
              <w:jc w:val="center"/>
              <w:rPr>
                <w:szCs w:val="24"/>
                <w:lang w:eastAsia="pl-PL"/>
              </w:rPr>
            </w:pPr>
            <w:r w:rsidRPr="009D7BE1">
              <w:rPr>
                <w:color w:val="000000"/>
                <w:szCs w:val="24"/>
                <w:lang w:eastAsia="pl-PL"/>
              </w:rPr>
              <w:t>0.00007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45D95" w14:textId="77777777" w:rsidR="009D7BE1" w:rsidRPr="009D7BE1" w:rsidRDefault="009D7BE1" w:rsidP="009D7BE1">
            <w:pPr>
              <w:spacing w:after="0" w:line="240" w:lineRule="auto"/>
              <w:jc w:val="center"/>
              <w:rPr>
                <w:szCs w:val="24"/>
                <w:lang w:val="en-US" w:eastAsia="pl-PL"/>
              </w:rPr>
            </w:pPr>
            <w:r w:rsidRPr="009D7BE1">
              <w:rPr>
                <w:color w:val="000000"/>
                <w:szCs w:val="24"/>
                <w:lang w:val="en-US" w:eastAsia="pl-PL"/>
              </w:rPr>
              <w:t>The learning rate is very small to avoid getting stuck in a local minimum.</w:t>
            </w:r>
          </w:p>
        </w:tc>
      </w:tr>
      <w:tr w:rsidR="009D7BE1" w:rsidRPr="0052492D" w14:paraId="4DF561F9" w14:textId="77777777" w:rsidTr="009D7BE1">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136CC" w14:textId="77777777" w:rsidR="009D7BE1" w:rsidRPr="009D7BE1" w:rsidRDefault="009D7BE1" w:rsidP="009D7BE1">
            <w:pPr>
              <w:spacing w:after="0" w:line="240" w:lineRule="auto"/>
              <w:jc w:val="center"/>
              <w:rPr>
                <w:szCs w:val="24"/>
                <w:lang w:eastAsia="pl-PL"/>
              </w:rPr>
            </w:pPr>
            <w:r w:rsidRPr="009D7BE1">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FFAAB" w14:textId="430B245A" w:rsidR="009D7BE1" w:rsidRPr="009D7BE1" w:rsidRDefault="009D7BE1" w:rsidP="009D7BE1">
            <w:pPr>
              <w:spacing w:after="0" w:line="240" w:lineRule="auto"/>
              <w:jc w:val="center"/>
              <w:rPr>
                <w:szCs w:val="24"/>
                <w:lang w:eastAsia="pl-PL"/>
              </w:rPr>
            </w:pPr>
            <w:r w:rsidRPr="009D7BE1">
              <w:rPr>
                <w:color w:val="000000"/>
                <w:szCs w:val="24"/>
                <w:lang w:eastAsia="pl-PL"/>
              </w:rPr>
              <w:t>Adam [5</w:t>
            </w:r>
            <w:r>
              <w:rPr>
                <w:color w:val="000000"/>
                <w:szCs w:val="24"/>
                <w:lang w:eastAsia="pl-PL"/>
              </w:rPr>
              <w:t>4</w:t>
            </w:r>
            <w:r w:rsidRPr="009D7BE1">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01B55" w14:textId="5443D6D3" w:rsidR="009D7BE1" w:rsidRPr="009D7BE1" w:rsidRDefault="009D7BE1" w:rsidP="009D7BE1">
            <w:pPr>
              <w:spacing w:after="0" w:line="240" w:lineRule="auto"/>
              <w:jc w:val="center"/>
              <w:rPr>
                <w:szCs w:val="24"/>
                <w:lang w:val="en-US" w:eastAsia="pl-PL"/>
              </w:rPr>
            </w:pPr>
            <w:r w:rsidRPr="009D7BE1">
              <w:rPr>
                <w:color w:val="000000"/>
                <w:szCs w:val="24"/>
                <w:lang w:val="en-US" w:eastAsia="pl-PL"/>
              </w:rPr>
              <w:t xml:space="preserve">A popular optimization algorithm for </w:t>
            </w:r>
            <w:r>
              <w:rPr>
                <w:color w:val="000000"/>
                <w:szCs w:val="24"/>
                <w:lang w:val="en-US" w:eastAsia="pl-PL"/>
              </w:rPr>
              <w:t>DL.</w:t>
            </w:r>
          </w:p>
        </w:tc>
      </w:tr>
      <w:tr w:rsidR="009D7BE1" w:rsidRPr="009D7BE1" w14:paraId="01CB407F" w14:textId="77777777" w:rsidTr="009D7BE1">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C6772" w14:textId="77777777" w:rsidR="009D7BE1" w:rsidRPr="009D7BE1" w:rsidRDefault="009D7BE1" w:rsidP="009D7BE1">
            <w:pPr>
              <w:spacing w:after="0" w:line="240" w:lineRule="auto"/>
              <w:jc w:val="center"/>
              <w:rPr>
                <w:szCs w:val="24"/>
                <w:lang w:eastAsia="pl-PL"/>
              </w:rPr>
            </w:pPr>
            <w:r w:rsidRPr="009D7BE1">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6006"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9754" w14:textId="77777777" w:rsidR="009D7BE1" w:rsidRPr="009D7BE1" w:rsidRDefault="009D7BE1" w:rsidP="009D7BE1">
            <w:pPr>
              <w:spacing w:after="0" w:line="240" w:lineRule="auto"/>
              <w:jc w:val="center"/>
              <w:rPr>
                <w:szCs w:val="24"/>
                <w:lang w:eastAsia="pl-PL"/>
              </w:rPr>
            </w:pPr>
            <w:r w:rsidRPr="009D7BE1">
              <w:rPr>
                <w:color w:val="000000"/>
                <w:szCs w:val="24"/>
                <w:lang w:eastAsia="pl-PL"/>
              </w:rPr>
              <w:t>Mean Square Error.</w:t>
            </w:r>
          </w:p>
        </w:tc>
      </w:tr>
    </w:tbl>
    <w:p w14:paraId="5F17EC2D" w14:textId="7E75026F"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lastRenderedPageBreak/>
        <w:drawing>
          <wp:inline distT="0" distB="0" distL="0" distR="0" wp14:anchorId="7A007C84" wp14:editId="1E204BCF">
            <wp:extent cx="4910992" cy="3229337"/>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6375" cy="3246028"/>
                    </a:xfrm>
                    <a:prstGeom prst="rect">
                      <a:avLst/>
                    </a:prstGeom>
                    <a:noFill/>
                    <a:ln>
                      <a:noFill/>
                    </a:ln>
                  </pic:spPr>
                </pic:pic>
              </a:graphicData>
            </a:graphic>
          </wp:inline>
        </w:drawing>
      </w:r>
    </w:p>
    <w:p w14:paraId="33CC760E" w14:textId="7778C1F7" w:rsidR="009D7BE1" w:rsidRPr="009D7BE1" w:rsidRDefault="009D7BE1" w:rsidP="009D7BE1">
      <w:pPr>
        <w:spacing w:after="0" w:line="240" w:lineRule="auto"/>
        <w:rPr>
          <w:szCs w:val="24"/>
          <w:lang w:val="en-US" w:eastAsia="pl-PL"/>
        </w:rPr>
      </w:pPr>
      <w:r w:rsidRPr="009D7BE1">
        <w:rPr>
          <w:i/>
          <w:iCs/>
          <w:color w:val="000000"/>
          <w:szCs w:val="24"/>
          <w:lang w:val="en-US" w:eastAsia="pl-PL"/>
        </w:rPr>
        <w:t xml:space="preserve">Image </w:t>
      </w:r>
      <w:r>
        <w:rPr>
          <w:i/>
          <w:iCs/>
          <w:color w:val="000000"/>
          <w:szCs w:val="24"/>
          <w:lang w:val="en-US" w:eastAsia="pl-PL"/>
        </w:rPr>
        <w:t>15</w:t>
      </w:r>
      <w:r w:rsidRPr="009D7BE1">
        <w:rPr>
          <w:i/>
          <w:iCs/>
          <w:color w:val="000000"/>
          <w:szCs w:val="24"/>
          <w:lang w:val="en-US" w:eastAsia="pl-PL"/>
        </w:rPr>
        <w:t>. Changes in training and validation loss during training.</w:t>
      </w:r>
    </w:p>
    <w:p w14:paraId="70F3E229" w14:textId="5008352C" w:rsidR="009D7BE1" w:rsidRDefault="009D7BE1" w:rsidP="009D7BE1">
      <w:pPr>
        <w:pStyle w:val="NoSpacing"/>
        <w:rPr>
          <w:lang w:val="en-US"/>
        </w:rPr>
      </w:pPr>
    </w:p>
    <w:p w14:paraId="51B41727" w14:textId="1C6D7466" w:rsidR="009D7BE1" w:rsidRPr="009D7BE1" w:rsidRDefault="009D7BE1" w:rsidP="009D7BE1">
      <w:pPr>
        <w:pStyle w:val="NoSpacing"/>
        <w:rPr>
          <w:lang w:val="en-US" w:eastAsia="pl-PL"/>
        </w:rPr>
      </w:pPr>
      <w:r>
        <w:rPr>
          <w:lang w:val="en-US" w:eastAsia="pl-PL"/>
        </w:rPr>
        <w:tab/>
      </w:r>
      <w:r w:rsidRPr="009D7BE1">
        <w:rPr>
          <w:lang w:val="en-US" w:eastAsia="pl-PL"/>
        </w:rPr>
        <w:t xml:space="preserve">The trained model was used to calculate the reconstruction errors of all samples in the dataset. A convenient way to visualize their distribution is a boxplot graph, presented on </w:t>
      </w:r>
      <w:r w:rsidRPr="009D7BE1">
        <w:rPr>
          <w:i/>
          <w:iCs/>
          <w:lang w:val="en-US" w:eastAsia="pl-PL"/>
        </w:rPr>
        <w:t xml:space="preserve">Image </w:t>
      </w:r>
      <w:r>
        <w:rPr>
          <w:i/>
          <w:iCs/>
          <w:lang w:val="en-US" w:eastAsia="pl-PL"/>
        </w:rPr>
        <w:t>16</w:t>
      </w:r>
      <w:r w:rsidRPr="009D7BE1">
        <w:rPr>
          <w:i/>
          <w:iCs/>
          <w:lang w:val="en-US" w:eastAsia="pl-PL"/>
        </w:rPr>
        <w:t>. </w:t>
      </w:r>
    </w:p>
    <w:p w14:paraId="04E926C9" w14:textId="7082B00A" w:rsidR="009D7BE1" w:rsidRPr="009D7BE1" w:rsidRDefault="009D7BE1" w:rsidP="009D7BE1">
      <w:pPr>
        <w:spacing w:after="0" w:line="240" w:lineRule="auto"/>
        <w:jc w:val="center"/>
        <w:rPr>
          <w:szCs w:val="24"/>
          <w:lang w:eastAsia="pl-PL"/>
        </w:rPr>
      </w:pPr>
      <w:r w:rsidRPr="009D7BE1">
        <w:rPr>
          <w:noProof/>
          <w:color w:val="000000"/>
          <w:szCs w:val="24"/>
          <w:bdr w:val="none" w:sz="0" w:space="0" w:color="auto" w:frame="1"/>
          <w:lang w:val="en-US"/>
        </w:rPr>
        <w:drawing>
          <wp:inline distT="0" distB="0" distL="0" distR="0" wp14:anchorId="3A831471" wp14:editId="6EB5ED17">
            <wp:extent cx="3321934" cy="41928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1498" cy="4204930"/>
                    </a:xfrm>
                    <a:prstGeom prst="rect">
                      <a:avLst/>
                    </a:prstGeom>
                    <a:noFill/>
                    <a:ln>
                      <a:noFill/>
                    </a:ln>
                  </pic:spPr>
                </pic:pic>
              </a:graphicData>
            </a:graphic>
          </wp:inline>
        </w:drawing>
      </w:r>
    </w:p>
    <w:p w14:paraId="7F81AAE8" w14:textId="668F0056" w:rsidR="009D7BE1" w:rsidRPr="009D7BE1" w:rsidRDefault="009D7BE1" w:rsidP="009D7BE1">
      <w:pPr>
        <w:spacing w:after="0" w:line="240" w:lineRule="auto"/>
        <w:jc w:val="center"/>
        <w:rPr>
          <w:szCs w:val="24"/>
          <w:lang w:val="en-US" w:eastAsia="pl-PL"/>
        </w:rPr>
      </w:pPr>
      <w:r w:rsidRPr="009D7BE1">
        <w:rPr>
          <w:i/>
          <w:iCs/>
          <w:color w:val="000000"/>
          <w:szCs w:val="24"/>
          <w:lang w:val="en-US" w:eastAsia="pl-PL"/>
        </w:rPr>
        <w:t xml:space="preserve">Image </w:t>
      </w:r>
      <w:r>
        <w:rPr>
          <w:i/>
          <w:iCs/>
          <w:color w:val="000000"/>
          <w:szCs w:val="24"/>
          <w:lang w:val="en-US" w:eastAsia="pl-PL"/>
        </w:rPr>
        <w:t>16</w:t>
      </w:r>
      <w:r w:rsidRPr="009D7BE1">
        <w:rPr>
          <w:i/>
          <w:iCs/>
          <w:color w:val="000000"/>
          <w:szCs w:val="24"/>
          <w:lang w:val="en-US" w:eastAsia="pl-PL"/>
        </w:rPr>
        <w:t>. Boxplot of simple AE reconstruction errors of samples in the lightweight dataset.</w:t>
      </w:r>
    </w:p>
    <w:p w14:paraId="65ECC10F" w14:textId="06DB4FA2" w:rsidR="009D7BE1" w:rsidRDefault="009D7BE1" w:rsidP="009D7BE1">
      <w:pPr>
        <w:pStyle w:val="NoSpacing"/>
        <w:rPr>
          <w:lang w:val="en-US"/>
        </w:rPr>
      </w:pPr>
    </w:p>
    <w:p w14:paraId="268ABAD1" w14:textId="66FFA876" w:rsidR="009D7BE1" w:rsidRDefault="009D7BE1" w:rsidP="009D7BE1">
      <w:pPr>
        <w:pStyle w:val="NoSpacing"/>
        <w:rPr>
          <w:i/>
          <w:iCs/>
          <w:color w:val="000000"/>
          <w:lang w:val="en-US"/>
        </w:rPr>
      </w:pPr>
      <w:r>
        <w:rPr>
          <w:color w:val="000000"/>
          <w:lang w:val="en-US"/>
        </w:rPr>
        <w:lastRenderedPageBreak/>
        <w:tab/>
      </w:r>
      <w:r w:rsidRPr="009D7BE1">
        <w:rPr>
          <w:color w:val="000000"/>
          <w:lang w:val="en-US"/>
        </w:rPr>
        <w:t xml:space="preserve">Most of the data (around 75%) have yielded very small reconstruction errors, below </w:t>
      </w:r>
      <w:r w:rsidRPr="009D7BE1">
        <w:rPr>
          <w:b/>
          <w:bCs/>
          <w:color w:val="000000"/>
          <w:lang w:val="en-US"/>
        </w:rPr>
        <w:t>0.025</w:t>
      </w:r>
      <w:r w:rsidRPr="009D7BE1">
        <w:rPr>
          <w:color w:val="000000"/>
          <w:lang w:val="en-US"/>
        </w:rPr>
        <w:t xml:space="preserve">. Those are normal samples, that were recreated well, even though the latent layer forced 10 times compression (0.1 fractions of neurons in bottleneck). All the samples above the upper mustache of the box are definitive outliers, with strong errors. The problem is deciding if samples in space between those two zones are anomalies. Placing the threshold can be adjusted depending on the preferred property of classification, high recall or high precision. In the case of the data assurance task, it is known that around </w:t>
      </w:r>
      <w:r w:rsidRPr="009D7BE1">
        <w:rPr>
          <w:b/>
          <w:bCs/>
          <w:color w:val="000000"/>
          <w:lang w:val="en-US"/>
        </w:rPr>
        <w:t>5%</w:t>
      </w:r>
      <w:r w:rsidRPr="009D7BE1">
        <w:rPr>
          <w:color w:val="000000"/>
          <w:lang w:val="en-US"/>
        </w:rPr>
        <w:t xml:space="preserve"> of samples were marked as outliers by the former algorithm, which could be oversensitive to singular skewed features. Because of that, it can be assumed that the real number of outliers is slightly smaller, and the arbitrary threshold was set to </w:t>
      </w:r>
      <w:r w:rsidRPr="009D7BE1">
        <w:rPr>
          <w:b/>
          <w:bCs/>
          <w:color w:val="000000"/>
          <w:lang w:val="en-US"/>
        </w:rPr>
        <w:t>0.039</w:t>
      </w:r>
      <w:r w:rsidRPr="009D7BE1">
        <w:rPr>
          <w:color w:val="000000"/>
          <w:lang w:val="en-US"/>
        </w:rPr>
        <w:t xml:space="preserve"> so that </w:t>
      </w:r>
      <w:r w:rsidRPr="009D7BE1">
        <w:rPr>
          <w:b/>
          <w:bCs/>
          <w:color w:val="000000"/>
          <w:lang w:val="en-US"/>
        </w:rPr>
        <w:t>4%</w:t>
      </w:r>
      <w:r w:rsidRPr="009D7BE1">
        <w:rPr>
          <w:color w:val="000000"/>
          <w:lang w:val="en-US"/>
        </w:rPr>
        <w:t xml:space="preserve"> of samples are labeled as outliers. This way </w:t>
      </w:r>
      <w:r w:rsidRPr="009D7BE1">
        <w:rPr>
          <w:b/>
          <w:bCs/>
          <w:color w:val="000000"/>
          <w:lang w:val="en-US"/>
        </w:rPr>
        <w:t>106</w:t>
      </w:r>
      <w:r w:rsidRPr="009D7BE1">
        <w:rPr>
          <w:color w:val="000000"/>
          <w:lang w:val="en-US"/>
        </w:rPr>
        <w:t xml:space="preserve"> anomalies pointed out by the former algorithm were also chosen by autoencoder. Outliers marked by both methods can be seen and compared on </w:t>
      </w:r>
      <w:r w:rsidRPr="009D7BE1">
        <w:rPr>
          <w:i/>
          <w:iCs/>
          <w:color w:val="000000"/>
          <w:lang w:val="en-US"/>
        </w:rPr>
        <w:t xml:space="preserve">Image </w:t>
      </w:r>
      <w:r>
        <w:rPr>
          <w:i/>
          <w:iCs/>
          <w:color w:val="000000"/>
          <w:lang w:val="en-US"/>
        </w:rPr>
        <w:t>17</w:t>
      </w:r>
      <w:r w:rsidRPr="009D7BE1">
        <w:rPr>
          <w:i/>
          <w:iCs/>
          <w:color w:val="000000"/>
          <w:lang w:val="en-US"/>
        </w:rPr>
        <w:t>.</w:t>
      </w:r>
    </w:p>
    <w:p w14:paraId="78EEAB27" w14:textId="77777777" w:rsidR="009D7BE1" w:rsidRDefault="009D7BE1" w:rsidP="009D7BE1">
      <w:pPr>
        <w:pStyle w:val="NoSpacing"/>
        <w:rPr>
          <w:i/>
          <w:iCs/>
          <w:color w:val="000000"/>
          <w:lang w:val="en-US"/>
        </w:rPr>
      </w:pPr>
    </w:p>
    <w:p w14:paraId="1E2E23EB" w14:textId="39C1C37E" w:rsidR="009D7BE1" w:rsidRDefault="009D7BE1" w:rsidP="009D7BE1">
      <w:pPr>
        <w:pStyle w:val="NormalWeb"/>
        <w:spacing w:before="0" w:beforeAutospacing="0" w:after="0" w:afterAutospacing="0"/>
        <w:jc w:val="both"/>
      </w:pPr>
      <w:r>
        <w:rPr>
          <w:noProof/>
          <w:color w:val="000000"/>
          <w:bdr w:val="none" w:sz="0" w:space="0" w:color="auto" w:frame="1"/>
          <w:lang w:val="en-US" w:eastAsia="en-US"/>
        </w:rPr>
        <w:drawing>
          <wp:inline distT="0" distB="0" distL="0" distR="0" wp14:anchorId="53099489" wp14:editId="670763DD">
            <wp:extent cx="2842419" cy="22003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2175" cy="2215624"/>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319437D1" wp14:editId="75FCDE23">
            <wp:extent cx="2835797" cy="219161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2265" cy="2204346"/>
                    </a:xfrm>
                    <a:prstGeom prst="rect">
                      <a:avLst/>
                    </a:prstGeom>
                    <a:noFill/>
                    <a:ln>
                      <a:noFill/>
                    </a:ln>
                  </pic:spPr>
                </pic:pic>
              </a:graphicData>
            </a:graphic>
          </wp:inline>
        </w:drawing>
      </w:r>
    </w:p>
    <w:p w14:paraId="6B24C3C9" w14:textId="75D2254A" w:rsidR="009D7BE1" w:rsidRPr="009D7BE1" w:rsidRDefault="009D7BE1" w:rsidP="009D7BE1">
      <w:pPr>
        <w:pStyle w:val="NormalWeb"/>
        <w:spacing w:before="0" w:beforeAutospacing="0" w:after="0" w:afterAutospacing="0"/>
        <w:jc w:val="both"/>
        <w:rPr>
          <w:lang w:val="en-US"/>
        </w:rPr>
      </w:pPr>
      <w:r w:rsidRPr="009D7BE1">
        <w:rPr>
          <w:i/>
          <w:iCs/>
          <w:color w:val="000000"/>
          <w:lang w:val="en-US"/>
        </w:rPr>
        <w:t xml:space="preserve">Image </w:t>
      </w:r>
      <w:r w:rsidR="00902F29">
        <w:rPr>
          <w:i/>
          <w:iCs/>
          <w:color w:val="000000"/>
          <w:lang w:val="en-US"/>
        </w:rPr>
        <w:t>17</w:t>
      </w:r>
      <w:r w:rsidRPr="009D7BE1">
        <w:rPr>
          <w:i/>
          <w:iCs/>
          <w:color w:val="000000"/>
          <w:lang w:val="en-US"/>
        </w:rPr>
        <w:t xml:space="preserve">. t-SNE visualizations of lightweight datasets with outliers selected by the former </w:t>
      </w:r>
      <w:r w:rsidR="00902F29">
        <w:rPr>
          <w:i/>
          <w:iCs/>
          <w:color w:val="000000"/>
          <w:lang w:val="en-US"/>
        </w:rPr>
        <w:tab/>
      </w:r>
      <w:r w:rsidRPr="009D7BE1">
        <w:rPr>
          <w:i/>
          <w:iCs/>
          <w:color w:val="000000"/>
          <w:lang w:val="en-US"/>
        </w:rPr>
        <w:t>algorithm (on the left) and simple autoencoder (on the right).</w:t>
      </w:r>
    </w:p>
    <w:p w14:paraId="1789EB8E" w14:textId="29E9EF37" w:rsidR="009D7BE1" w:rsidRDefault="009D7BE1" w:rsidP="009D7BE1">
      <w:pPr>
        <w:pStyle w:val="NoSpacing"/>
        <w:rPr>
          <w:lang w:val="en-US"/>
        </w:rPr>
      </w:pPr>
    </w:p>
    <w:p w14:paraId="5198FDE8" w14:textId="35B99FEE" w:rsidR="008651F2" w:rsidRDefault="00902F29" w:rsidP="009D7BE1">
      <w:pPr>
        <w:pStyle w:val="NoSpacing"/>
        <w:rPr>
          <w:color w:val="000000"/>
          <w:lang w:val="en-US"/>
        </w:rPr>
      </w:pPr>
      <w:r>
        <w:rPr>
          <w:color w:val="000000"/>
          <w:lang w:val="en-US"/>
        </w:rPr>
        <w:tab/>
      </w:r>
      <w:r w:rsidRPr="00902F29">
        <w:rPr>
          <w:color w:val="000000"/>
          <w:lang w:val="en-US"/>
        </w:rPr>
        <w:t xml:space="preserve">If ground truth, like an expert labeling, would be available, better ways of evaluating the autoencoder would be using </w:t>
      </w:r>
      <w:r w:rsidRPr="00902F29">
        <w:rPr>
          <w:b/>
          <w:bCs/>
          <w:color w:val="000000"/>
          <w:lang w:val="en-US"/>
        </w:rPr>
        <w:t xml:space="preserve">Receiver Operating Characteristic (ROC) curve </w:t>
      </w:r>
      <w:r w:rsidRPr="008651F2">
        <w:rPr>
          <w:color w:val="000000"/>
          <w:lang w:val="en-US"/>
        </w:rPr>
        <w:t>or</w:t>
      </w:r>
      <w:r w:rsidRPr="00902F29">
        <w:rPr>
          <w:b/>
          <w:bCs/>
          <w:color w:val="000000"/>
          <w:lang w:val="en-US"/>
        </w:rPr>
        <w:t xml:space="preserve"> Precision-Recall curve</w:t>
      </w:r>
      <w:r w:rsidRPr="00902F29">
        <w:rPr>
          <w:color w:val="000000"/>
          <w:lang w:val="en-US"/>
        </w:rPr>
        <w:t xml:space="preserve">. ROC curve is obtained by plotting True Positive Rate against False Positive Rate at different classification thresholds and allows for selecting the best possible cut-off point. Similar logic is applied with the second curve, just with recall and precision. In both cases, </w:t>
      </w:r>
      <w:r w:rsidRPr="008651F2">
        <w:rPr>
          <w:b/>
          <w:bCs/>
          <w:color w:val="000000"/>
          <w:lang w:val="en-US"/>
        </w:rPr>
        <w:t>Areas Under the curve (AUCs)</w:t>
      </w:r>
      <w:r w:rsidRPr="00902F29">
        <w:rPr>
          <w:color w:val="000000"/>
          <w:lang w:val="en-US"/>
        </w:rPr>
        <w:t xml:space="preserve"> can be calculated to evaluate how well classifiers did in general. </w:t>
      </w:r>
      <w:r w:rsidR="008651F2">
        <w:rPr>
          <w:color w:val="000000"/>
          <w:lang w:val="en-US"/>
        </w:rPr>
        <w:t xml:space="preserve">A good practice for both types of curves is to plot with them line of naive classifier, applying random labels. It helps to get quick intuition if correct classification </w:t>
      </w:r>
      <w:r w:rsidR="00C42776">
        <w:rPr>
          <w:color w:val="000000"/>
          <w:lang w:val="en-US"/>
        </w:rPr>
        <w:t>does</w:t>
      </w:r>
      <w:r w:rsidR="008651F2">
        <w:rPr>
          <w:color w:val="000000"/>
          <w:lang w:val="en-US"/>
        </w:rPr>
        <w:t xml:space="preserve"> not drop in certain point to not </w:t>
      </w:r>
      <w:r w:rsidR="00CE6CFB">
        <w:rPr>
          <w:color w:val="000000"/>
          <w:lang w:val="en-US"/>
        </w:rPr>
        <w:t>acceptable</w:t>
      </w:r>
      <w:r w:rsidR="008651F2">
        <w:rPr>
          <w:color w:val="000000"/>
          <w:lang w:val="en-US"/>
        </w:rPr>
        <w:t xml:space="preserve"> level</w:t>
      </w:r>
      <w:r w:rsidR="00CE6CFB">
        <w:rPr>
          <w:color w:val="000000"/>
          <w:lang w:val="en-US"/>
        </w:rPr>
        <w:t xml:space="preserve"> </w:t>
      </w:r>
      <w:r w:rsidRPr="00902F29">
        <w:rPr>
          <w:color w:val="000000"/>
          <w:lang w:val="en-US"/>
        </w:rPr>
        <w:t>[</w:t>
      </w:r>
      <w:r w:rsidR="008651F2">
        <w:rPr>
          <w:color w:val="000000"/>
          <w:lang w:val="en-US"/>
        </w:rPr>
        <w:t>55</w:t>
      </w:r>
      <w:r w:rsidRPr="00902F29">
        <w:rPr>
          <w:color w:val="000000"/>
          <w:lang w:val="en-US"/>
        </w:rPr>
        <w:t>]</w:t>
      </w:r>
      <w:r w:rsidR="00CE6CFB">
        <w:rPr>
          <w:color w:val="000000"/>
          <w:lang w:val="en-US"/>
        </w:rPr>
        <w:t>.</w:t>
      </w:r>
      <w:r w:rsidRPr="00902F29">
        <w:rPr>
          <w:color w:val="000000"/>
          <w:lang w:val="en-US"/>
        </w:rPr>
        <w:t xml:space="preserve"> Having only labels decided by the former algorithms</w:t>
      </w:r>
      <w:r w:rsidR="00CE6CFB">
        <w:rPr>
          <w:color w:val="000000"/>
          <w:lang w:val="en-US"/>
        </w:rPr>
        <w:t>,</w:t>
      </w:r>
      <w:r w:rsidRPr="00902F29">
        <w:rPr>
          <w:color w:val="000000"/>
          <w:lang w:val="en-US"/>
        </w:rPr>
        <w:t xml:space="preserve"> those curves can be used to check how strongly the new model agrees with its predecessor</w:t>
      </w:r>
      <w:r w:rsidR="008651F2">
        <w:rPr>
          <w:color w:val="000000"/>
          <w:lang w:val="en-US"/>
        </w:rPr>
        <w:t>.</w:t>
      </w:r>
    </w:p>
    <w:p w14:paraId="57851638" w14:textId="77777777" w:rsidR="008651F2" w:rsidRDefault="008651F2">
      <w:pPr>
        <w:spacing w:after="160" w:line="259" w:lineRule="auto"/>
        <w:rPr>
          <w:color w:val="000000"/>
          <w:lang w:val="en-US"/>
        </w:rPr>
      </w:pPr>
      <w:r>
        <w:rPr>
          <w:color w:val="000000"/>
          <w:lang w:val="en-US"/>
        </w:rPr>
        <w:br w:type="page"/>
      </w:r>
    </w:p>
    <w:p w14:paraId="0803840F" w14:textId="60EDA275" w:rsidR="008651F2" w:rsidRDefault="008651F2" w:rsidP="008651F2">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60BD3CBD" wp14:editId="79CBBEC4">
            <wp:extent cx="2834302" cy="2199439"/>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274" cy="2202522"/>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56D016B2" wp14:editId="29384B16">
            <wp:extent cx="2847372" cy="22005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8273" cy="2201261"/>
                    </a:xfrm>
                    <a:prstGeom prst="rect">
                      <a:avLst/>
                    </a:prstGeom>
                    <a:noFill/>
                    <a:ln>
                      <a:noFill/>
                    </a:ln>
                  </pic:spPr>
                </pic:pic>
              </a:graphicData>
            </a:graphic>
          </wp:inline>
        </w:drawing>
      </w:r>
    </w:p>
    <w:p w14:paraId="09EDDB51" w14:textId="5E13E5EF" w:rsidR="008651F2" w:rsidRPr="008651F2" w:rsidRDefault="008651F2" w:rsidP="008651F2">
      <w:pPr>
        <w:pStyle w:val="NormalWeb"/>
        <w:spacing w:before="0" w:beforeAutospacing="0" w:after="0" w:afterAutospacing="0"/>
        <w:jc w:val="both"/>
        <w:rPr>
          <w:lang w:val="en-US"/>
        </w:rPr>
      </w:pPr>
      <w:r w:rsidRPr="008651F2">
        <w:rPr>
          <w:i/>
          <w:iCs/>
          <w:color w:val="000000"/>
          <w:lang w:val="en-US"/>
        </w:rPr>
        <w:t xml:space="preserve">Image </w:t>
      </w:r>
      <w:r w:rsidR="00C33F77">
        <w:rPr>
          <w:i/>
          <w:iCs/>
          <w:color w:val="000000"/>
          <w:lang w:val="en-US"/>
        </w:rPr>
        <w:t>18</w:t>
      </w:r>
      <w:r w:rsidRPr="008651F2">
        <w:rPr>
          <w:i/>
          <w:iCs/>
          <w:color w:val="000000"/>
          <w:lang w:val="en-US"/>
        </w:rPr>
        <w:t xml:space="preserve">. ROC and Precision-Recall curves using scores of simple autoencoder and labels </w:t>
      </w:r>
      <w:r>
        <w:rPr>
          <w:i/>
          <w:iCs/>
          <w:color w:val="000000"/>
          <w:lang w:val="en-US"/>
        </w:rPr>
        <w:tab/>
      </w:r>
      <w:r w:rsidRPr="008651F2">
        <w:rPr>
          <w:i/>
          <w:iCs/>
          <w:color w:val="000000"/>
          <w:lang w:val="en-US"/>
        </w:rPr>
        <w:t>assigned by the former algorithm as ground truth. </w:t>
      </w:r>
    </w:p>
    <w:p w14:paraId="0408584F" w14:textId="5D54CDE0" w:rsidR="00C33F77" w:rsidRDefault="008651F2" w:rsidP="008651F2">
      <w:pPr>
        <w:pStyle w:val="NoSpacing"/>
        <w:rPr>
          <w:color w:val="000000"/>
          <w:lang w:val="en-US"/>
        </w:rPr>
      </w:pPr>
      <w:r w:rsidRPr="008651F2">
        <w:rPr>
          <w:lang w:val="en-US"/>
        </w:rPr>
        <w:br/>
      </w:r>
      <w:r w:rsidRPr="008651F2">
        <w:rPr>
          <w:rStyle w:val="apple-tab-span"/>
          <w:color w:val="000000"/>
          <w:lang w:val="en-US"/>
        </w:rPr>
        <w:tab/>
      </w:r>
      <w:r w:rsidRPr="008651F2">
        <w:rPr>
          <w:color w:val="000000"/>
          <w:lang w:val="en-US"/>
        </w:rPr>
        <w:t xml:space="preserve">It was proven that simple autoencoder can be trained to perform anomaly detection, and by analyzing t-SNE visualization and level of agreement with the former </w:t>
      </w:r>
      <w:r w:rsidR="00CE6CFB">
        <w:rPr>
          <w:color w:val="000000"/>
          <w:lang w:val="en-US"/>
        </w:rPr>
        <w:t>algorithm</w:t>
      </w:r>
      <w:r w:rsidRPr="008651F2">
        <w:rPr>
          <w:color w:val="000000"/>
          <w:lang w:val="en-US"/>
        </w:rPr>
        <w:t xml:space="preserve"> it can be concluded that effects are satisfying. As automatic methods of fine-tuning deep learning models are getting popular, selecting hyperparameters should not be a significant obstacle. The only remaining problem is selecting the reconstruction error threshold. The best approach for that would be employing a </w:t>
      </w:r>
      <w:r w:rsidRPr="008651F2">
        <w:rPr>
          <w:b/>
          <w:bCs/>
          <w:color w:val="000000"/>
          <w:lang w:val="en-US"/>
        </w:rPr>
        <w:t>semi-supervised</w:t>
      </w:r>
      <w:r w:rsidRPr="008651F2">
        <w:rPr>
          <w:color w:val="000000"/>
          <w:lang w:val="en-US"/>
        </w:rPr>
        <w:t xml:space="preserve"> technique. The model trained in an unsupervised manner could be evaluated on a small sample of expert-labeled test data. Then, based on ROC and Precision-Recall curves best cut-off point would be selected. This way, the proposed solution could be employed in practice</w:t>
      </w:r>
      <w:r w:rsidR="00C33F77">
        <w:rPr>
          <w:color w:val="000000"/>
          <w:lang w:val="en-US"/>
        </w:rPr>
        <w:t xml:space="preserve"> without setting any arbitrary values</w:t>
      </w:r>
      <w:r w:rsidRPr="008651F2">
        <w:rPr>
          <w:color w:val="000000"/>
          <w:lang w:val="en-US"/>
        </w:rPr>
        <w:t>.</w:t>
      </w:r>
    </w:p>
    <w:p w14:paraId="19A829DF" w14:textId="7C867D66" w:rsidR="00C33F77" w:rsidRDefault="00C33F77" w:rsidP="00C33F77">
      <w:pPr>
        <w:pStyle w:val="Heading2"/>
        <w:rPr>
          <w:bCs/>
          <w:lang w:val="en-US"/>
        </w:rPr>
      </w:pPr>
      <w:bookmarkStart w:id="399" w:name="_Toc37604591"/>
      <w:r>
        <w:rPr>
          <w:bCs/>
          <w:lang w:val="en-US"/>
        </w:rPr>
        <w:t>6.3</w:t>
      </w:r>
      <w:r w:rsidRPr="00193A4A">
        <w:rPr>
          <w:bCs/>
          <w:lang w:val="en-US"/>
        </w:rPr>
        <w:t xml:space="preserve">. </w:t>
      </w:r>
      <w:r>
        <w:rPr>
          <w:bCs/>
          <w:lang w:val="en-US"/>
        </w:rPr>
        <w:t>Variational Autoencoder</w:t>
      </w:r>
      <w:bookmarkEnd w:id="399"/>
    </w:p>
    <w:p w14:paraId="673643AB" w14:textId="213A4A35" w:rsidR="00C33F77" w:rsidRPr="00C33F77" w:rsidRDefault="00C33F77" w:rsidP="00C33F77">
      <w:pPr>
        <w:pStyle w:val="NoSpacing"/>
        <w:rPr>
          <w:lang w:val="en-US"/>
        </w:rPr>
      </w:pPr>
      <w:r>
        <w:rPr>
          <w:lang w:val="en-US"/>
        </w:rPr>
        <w:tab/>
      </w:r>
      <w:r w:rsidRPr="00C33F77">
        <w:rPr>
          <w:lang w:val="en-US"/>
        </w:rPr>
        <w:t xml:space="preserve">Although well designed and trained on a big amount of data simple autoencoder performs very well, there exist other architectures that in certain cases can outperform it. A notable example is </w:t>
      </w:r>
      <w:r w:rsidRPr="00C33F77">
        <w:rPr>
          <w:b/>
          <w:bCs/>
          <w:lang w:val="en-US"/>
        </w:rPr>
        <w:t xml:space="preserve">Variational Autoencoder (VAE). </w:t>
      </w:r>
      <w:r w:rsidRPr="00C33F77">
        <w:rPr>
          <w:lang w:val="en-US"/>
        </w:rPr>
        <w:t xml:space="preserve">The model covered in the previous subchapter was of </w:t>
      </w:r>
      <w:r w:rsidRPr="00C33F77">
        <w:rPr>
          <w:b/>
          <w:bCs/>
          <w:lang w:val="en-US"/>
        </w:rPr>
        <w:t xml:space="preserve">discriminative </w:t>
      </w:r>
      <w:r w:rsidRPr="00C33F77">
        <w:rPr>
          <w:lang w:val="en-US"/>
        </w:rPr>
        <w:t xml:space="preserve">type. It was trying to calculate the conditional probability of Y, given X, which can be expressed as P(Y|X). VAE, on the other hand, is a </w:t>
      </w:r>
      <w:r w:rsidRPr="00C33F77">
        <w:rPr>
          <w:b/>
          <w:bCs/>
          <w:lang w:val="en-US"/>
        </w:rPr>
        <w:t xml:space="preserve">generative </w:t>
      </w:r>
      <w:r w:rsidRPr="00C33F77">
        <w:rPr>
          <w:lang w:val="en-US"/>
        </w:rPr>
        <w:t>model that finds joint probability distribution of X and Y, P(X,</w:t>
      </w:r>
      <w:r>
        <w:rPr>
          <w:lang w:val="en-US"/>
        </w:rPr>
        <w:t xml:space="preserve"> </w:t>
      </w:r>
      <w:r w:rsidRPr="00C33F77">
        <w:rPr>
          <w:lang w:val="en-US"/>
        </w:rPr>
        <w:t xml:space="preserve">Y). The most common use cases for those kinds of networks are generating new, real-like samples. They can work like Generative Adversarial Networks (GANs), but are simpler to train and use. Unfortunately, usually, they are also less effective. Beyond that, VAEs </w:t>
      </w:r>
      <w:r>
        <w:rPr>
          <w:lang w:val="en-US"/>
        </w:rPr>
        <w:t xml:space="preserve">in different configurations </w:t>
      </w:r>
      <w:r w:rsidRPr="00C33F77">
        <w:rPr>
          <w:lang w:val="en-US"/>
        </w:rPr>
        <w:t>can be used for unsupervised anomaly detection and here, they can surpass standard autoencoders. [</w:t>
      </w:r>
      <w:r>
        <w:rPr>
          <w:lang w:val="en-US"/>
        </w:rPr>
        <w:t>56</w:t>
      </w:r>
      <w:r w:rsidRPr="00C33F77">
        <w:rPr>
          <w:lang w:val="en-US"/>
        </w:rPr>
        <w:t>]</w:t>
      </w:r>
    </w:p>
    <w:p w14:paraId="13586CE5" w14:textId="361FF452" w:rsidR="00C33F77" w:rsidRPr="00C33F77" w:rsidRDefault="00C33F77" w:rsidP="00C33F77">
      <w:pPr>
        <w:pStyle w:val="NoSpacing"/>
        <w:rPr>
          <w:lang w:val="en-US"/>
        </w:rPr>
      </w:pPr>
      <w:r>
        <w:rPr>
          <w:lang w:val="en-US"/>
        </w:rPr>
        <w:tab/>
      </w:r>
      <w:r w:rsidRPr="00C33F77">
        <w:rPr>
          <w:lang w:val="en-US"/>
        </w:rPr>
        <w:t xml:space="preserve">To obtain the generative nature of the model both architecture and loss function need to be adapted. The overall, hourglass-like, shape of the layers remains unchanged, but now the encoder returns two vectors. One of them represents </w:t>
      </w:r>
      <w:r w:rsidRPr="00C33F77">
        <w:rPr>
          <w:b/>
          <w:bCs/>
          <w:lang w:val="en-US"/>
        </w:rPr>
        <w:t xml:space="preserve">means </w:t>
      </w:r>
      <w:r w:rsidRPr="00C33F77">
        <w:rPr>
          <w:lang w:val="en-US"/>
        </w:rPr>
        <w:t xml:space="preserve">and other </w:t>
      </w:r>
      <w:r w:rsidRPr="00C33F77">
        <w:rPr>
          <w:b/>
          <w:bCs/>
          <w:lang w:val="en-US"/>
        </w:rPr>
        <w:t>standard deviations</w:t>
      </w:r>
      <w:r w:rsidRPr="00C33F77">
        <w:rPr>
          <w:lang w:val="en-US"/>
        </w:rPr>
        <w:t xml:space="preserve">, so from a practical point of view, it returns a set of distributions. Decoder samples from those </w:t>
      </w:r>
      <w:r w:rsidRPr="00C33F77">
        <w:rPr>
          <w:lang w:val="en-US"/>
        </w:rPr>
        <w:lastRenderedPageBreak/>
        <w:t>distributions and tries to recreate input. Sampling is random, so decoder is exposed to a greater variety of smooth samples from latent space.</w:t>
      </w:r>
      <w:r>
        <w:rPr>
          <w:lang w:val="en-US"/>
        </w:rPr>
        <w:t xml:space="preserve"> Since now, reconstruction is not deterministic.</w:t>
      </w:r>
    </w:p>
    <w:p w14:paraId="3C0CC52C" w14:textId="77777777" w:rsidR="00C33F77" w:rsidRDefault="00C33F77">
      <w:pPr>
        <w:spacing w:after="160" w:line="259" w:lineRule="auto"/>
        <w:rPr>
          <w:lang w:val="en-US"/>
        </w:rPr>
      </w:pPr>
    </w:p>
    <w:p w14:paraId="238BB2E2" w14:textId="77777777" w:rsidR="00C33F77" w:rsidRDefault="00C33F77" w:rsidP="00C33F77">
      <w:pPr>
        <w:spacing w:after="160" w:line="259" w:lineRule="auto"/>
        <w:jc w:val="center"/>
        <w:rPr>
          <w:lang w:val="en-US"/>
        </w:rPr>
      </w:pPr>
      <w:r>
        <w:rPr>
          <w:noProof/>
          <w:color w:val="000000"/>
          <w:bdr w:val="none" w:sz="0" w:space="0" w:color="auto" w:frame="1"/>
          <w:lang w:val="en-US"/>
        </w:rPr>
        <w:drawing>
          <wp:inline distT="0" distB="0" distL="0" distR="0" wp14:anchorId="42A19FED" wp14:editId="034D381B">
            <wp:extent cx="2511457" cy="2905628"/>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6216" cy="2922704"/>
                    </a:xfrm>
                    <a:prstGeom prst="rect">
                      <a:avLst/>
                    </a:prstGeom>
                    <a:noFill/>
                    <a:ln>
                      <a:noFill/>
                    </a:ln>
                  </pic:spPr>
                </pic:pic>
              </a:graphicData>
            </a:graphic>
          </wp:inline>
        </w:drawing>
      </w:r>
    </w:p>
    <w:p w14:paraId="427C32E2" w14:textId="13A72A8B" w:rsidR="00C33F77" w:rsidRDefault="00C33F77" w:rsidP="00C33F77">
      <w:pPr>
        <w:spacing w:after="160" w:line="259" w:lineRule="auto"/>
        <w:rPr>
          <w:i/>
          <w:iCs/>
          <w:color w:val="000000"/>
          <w:lang w:val="en-US"/>
        </w:rPr>
      </w:pPr>
      <w:r w:rsidRPr="00C33F77">
        <w:rPr>
          <w:i/>
          <w:iCs/>
          <w:color w:val="000000"/>
          <w:lang w:val="en-US"/>
        </w:rPr>
        <w:t>Image 19. Example architecture of V</w:t>
      </w:r>
      <w:r>
        <w:rPr>
          <w:i/>
          <w:iCs/>
          <w:color w:val="000000"/>
          <w:lang w:val="en-US"/>
        </w:rPr>
        <w:t>ariational Autoencoder [57]</w:t>
      </w:r>
      <w:r w:rsidR="00CE6CFB">
        <w:rPr>
          <w:i/>
          <w:iCs/>
          <w:color w:val="000000"/>
          <w:lang w:val="en-US"/>
        </w:rPr>
        <w:t>.</w:t>
      </w:r>
    </w:p>
    <w:p w14:paraId="05AC0609" w14:textId="77777777" w:rsidR="00C33F77" w:rsidRDefault="00C33F77" w:rsidP="00C33F77">
      <w:pPr>
        <w:spacing w:after="160" w:line="259" w:lineRule="auto"/>
        <w:rPr>
          <w:i/>
          <w:iCs/>
          <w:color w:val="000000"/>
          <w:lang w:val="en-US"/>
        </w:rPr>
      </w:pPr>
    </w:p>
    <w:p w14:paraId="40298FD4" w14:textId="5EE31F03" w:rsidR="00C33F77" w:rsidRPr="00C33F77" w:rsidRDefault="00C33F77" w:rsidP="00C33F77">
      <w:pPr>
        <w:pStyle w:val="NoSpacing"/>
        <w:rPr>
          <w:lang w:val="en-US"/>
        </w:rPr>
      </w:pPr>
      <w:r>
        <w:rPr>
          <w:lang w:val="en-US"/>
        </w:rPr>
        <w:tab/>
      </w:r>
      <w:r w:rsidRPr="00C33F77">
        <w:rPr>
          <w:lang w:val="en-US"/>
        </w:rPr>
        <w:t xml:space="preserve">If left only with those modifications, autoencoder would learn to return narrow and pointy distributions, so that sampled values do not vary much and in fact behaved just as standard AE. To prevent that from happening, a new term is introduced to the cost function. Besides reconstruction error, the loss consists also of the </w:t>
      </w:r>
      <w:r w:rsidRPr="00C33F77">
        <w:rPr>
          <w:b/>
          <w:bCs/>
          <w:lang w:val="en-US"/>
        </w:rPr>
        <w:t xml:space="preserve">Kullback-Leibler (KL) divergence </w:t>
      </w:r>
      <w:r w:rsidRPr="00C33F77">
        <w:rPr>
          <w:lang w:val="en-US"/>
        </w:rPr>
        <w:t>term. KL divergence between two distributions determines how different those are. For two identical distributions, it is 0. In VAE, distributions obtained from the encoder are compared using KL divergence to standard, normal distribution (</w:t>
      </w:r>
      <w:r>
        <w:t>μ</w:t>
      </w:r>
      <w:r w:rsidRPr="00C33F77">
        <w:rPr>
          <w:lang w:val="en-US"/>
        </w:rPr>
        <w:t xml:space="preserve"> = 0, </w:t>
      </w:r>
      <w:r>
        <w:t>σ</w:t>
      </w:r>
      <w:r w:rsidRPr="00C33F77">
        <w:rPr>
          <w:lang w:val="en-US"/>
        </w:rPr>
        <w:t xml:space="preserve"> = 1) [58]</w:t>
      </w:r>
      <w:r w:rsidR="00CE6CFB">
        <w:rPr>
          <w:lang w:val="en-US"/>
        </w:rPr>
        <w:t>.</w:t>
      </w:r>
    </w:p>
    <w:p w14:paraId="5D7DE0BA" w14:textId="747FCF4A" w:rsidR="00C33F77" w:rsidRPr="00C33F77" w:rsidRDefault="00C33F77" w:rsidP="00C33F77">
      <w:pPr>
        <w:pStyle w:val="NoSpacing"/>
        <w:rPr>
          <w:lang w:val="en-US"/>
        </w:rPr>
      </w:pPr>
      <w:r>
        <w:rPr>
          <w:lang w:val="en-US"/>
        </w:rPr>
        <w:tab/>
      </w:r>
      <w:r w:rsidRPr="00C33F77">
        <w:rPr>
          <w:lang w:val="en-US"/>
        </w:rPr>
        <w:t xml:space="preserve">This approach to loss functions ensures that AE during training recreates input as well as possible but also punish it for returning unnormal distributions. This keeps output varied and ensures the generative nature of the autoencoder. Random sampling introduces a problem with backpropagation, as gradient cannot flow through the random node, but it can be solved using </w:t>
      </w:r>
      <w:r w:rsidR="00CE6CFB">
        <w:rPr>
          <w:lang w:val="en-US"/>
        </w:rPr>
        <w:t>so called</w:t>
      </w:r>
      <w:r w:rsidRPr="00C33F77">
        <w:rPr>
          <w:lang w:val="en-US"/>
        </w:rPr>
        <w:t xml:space="preserve"> </w:t>
      </w:r>
      <w:r w:rsidR="00CE6CFB">
        <w:rPr>
          <w:lang w:val="en-US"/>
        </w:rPr>
        <w:t>‘</w:t>
      </w:r>
      <w:r w:rsidRPr="00C33F77">
        <w:rPr>
          <w:lang w:val="en-US"/>
        </w:rPr>
        <w:t>reparameterization trick</w:t>
      </w:r>
      <w:r w:rsidR="00CE6CFB">
        <w:rPr>
          <w:lang w:val="en-US"/>
        </w:rPr>
        <w:t>’</w:t>
      </w:r>
      <w:r w:rsidRPr="00C33F77">
        <w:rPr>
          <w:lang w:val="en-US"/>
        </w:rPr>
        <w:t xml:space="preserve"> [</w:t>
      </w:r>
      <w:r>
        <w:rPr>
          <w:lang w:val="en-US"/>
        </w:rPr>
        <w:t>59</w:t>
      </w:r>
      <w:r w:rsidRPr="00C33F77">
        <w:rPr>
          <w:lang w:val="en-US"/>
        </w:rPr>
        <w:t>]</w:t>
      </w:r>
      <w:r w:rsidR="00CE6CFB">
        <w:rPr>
          <w:lang w:val="en-US"/>
        </w:rPr>
        <w:t>.</w:t>
      </w:r>
      <w:r w:rsidRPr="00C33F77">
        <w:rPr>
          <w:lang w:val="en-US"/>
        </w:rPr>
        <w:t> </w:t>
      </w:r>
    </w:p>
    <w:p w14:paraId="59B013FE" w14:textId="0B366CBE" w:rsidR="008E069D" w:rsidRDefault="00C33F77" w:rsidP="00C33F77">
      <w:pPr>
        <w:pStyle w:val="NoSpacing"/>
        <w:rPr>
          <w:i/>
          <w:iCs/>
          <w:lang w:val="en-US"/>
        </w:rPr>
      </w:pPr>
      <w:r>
        <w:rPr>
          <w:lang w:val="en-US"/>
        </w:rPr>
        <w:tab/>
      </w:r>
      <w:r w:rsidRPr="00C33F77">
        <w:rPr>
          <w:lang w:val="en-US"/>
        </w:rPr>
        <w:t xml:space="preserve">Defined as described variational autoencoder can be used to detect anomalies in a similar manner to a standard autoencoder. After taking the average of few output samples for a given input. PyTorch implementation of the model was trained on the same data as the previous autoencoder. Crucial parameters with comments of the model and training process are collected in </w:t>
      </w:r>
      <w:r w:rsidRPr="00C33F77">
        <w:rPr>
          <w:i/>
          <w:iCs/>
          <w:lang w:val="en-US"/>
        </w:rPr>
        <w:t xml:space="preserve">Table </w:t>
      </w:r>
      <w:r>
        <w:rPr>
          <w:i/>
          <w:iCs/>
          <w:lang w:val="en-US"/>
        </w:rPr>
        <w:t>4</w:t>
      </w:r>
      <w:r w:rsidR="008E069D">
        <w:rPr>
          <w:i/>
          <w:iCs/>
          <w:lang w:val="en-US"/>
        </w:rPr>
        <w:t>.</w:t>
      </w:r>
    </w:p>
    <w:p w14:paraId="23DB0CEE" w14:textId="77777777" w:rsidR="008E069D" w:rsidRDefault="008E069D">
      <w:pPr>
        <w:spacing w:after="160" w:line="259" w:lineRule="auto"/>
        <w:rPr>
          <w:i/>
          <w:iCs/>
          <w:lang w:val="en-US"/>
        </w:rPr>
      </w:pPr>
      <w:r>
        <w:rPr>
          <w:i/>
          <w:iCs/>
          <w:lang w:val="en-US"/>
        </w:rPr>
        <w:br w:type="page"/>
      </w:r>
    </w:p>
    <w:p w14:paraId="2C8F4BB5" w14:textId="46E37D06"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lastRenderedPageBreak/>
        <w:t xml:space="preserve">Table </w:t>
      </w:r>
      <w:r>
        <w:rPr>
          <w:i/>
          <w:iCs/>
          <w:color w:val="000000"/>
          <w:szCs w:val="24"/>
          <w:lang w:val="en-US" w:eastAsia="pl-PL"/>
        </w:rPr>
        <w:t>4</w:t>
      </w:r>
      <w:r w:rsidRPr="008E069D">
        <w:rPr>
          <w:i/>
          <w:iCs/>
          <w:color w:val="000000"/>
          <w:szCs w:val="24"/>
          <w:lang w:val="en-US" w:eastAsia="pl-PL"/>
        </w:rPr>
        <w:t>. Parameters of the VAE model and training process.</w:t>
      </w:r>
    </w:p>
    <w:tbl>
      <w:tblPr>
        <w:tblW w:w="0" w:type="auto"/>
        <w:tblCellMar>
          <w:top w:w="15" w:type="dxa"/>
          <w:left w:w="15" w:type="dxa"/>
          <w:bottom w:w="15" w:type="dxa"/>
          <w:right w:w="15" w:type="dxa"/>
        </w:tblCellMar>
        <w:tblLook w:val="04A0" w:firstRow="1" w:lastRow="0" w:firstColumn="1" w:lastColumn="0" w:noHBand="0" w:noVBand="1"/>
      </w:tblPr>
      <w:tblGrid>
        <w:gridCol w:w="2424"/>
        <w:gridCol w:w="1613"/>
        <w:gridCol w:w="5014"/>
      </w:tblGrid>
      <w:tr w:rsidR="008E069D" w:rsidRPr="008E069D" w14:paraId="0B7E0186" w14:textId="77777777" w:rsidTr="008E06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3CA4"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Parameter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29E9"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38A50" w14:textId="77777777" w:rsidR="008E069D" w:rsidRPr="008E069D" w:rsidRDefault="008E069D" w:rsidP="008E069D">
            <w:pPr>
              <w:spacing w:after="0" w:line="240" w:lineRule="auto"/>
              <w:jc w:val="center"/>
              <w:rPr>
                <w:szCs w:val="24"/>
                <w:lang w:eastAsia="pl-PL"/>
              </w:rPr>
            </w:pPr>
            <w:r w:rsidRPr="008E069D">
              <w:rPr>
                <w:b/>
                <w:bCs/>
                <w:color w:val="000000"/>
                <w:szCs w:val="24"/>
                <w:lang w:eastAsia="pl-PL"/>
              </w:rPr>
              <w:t>Comment</w:t>
            </w:r>
          </w:p>
        </w:tc>
      </w:tr>
      <w:tr w:rsidR="008E069D" w:rsidRPr="0052492D" w14:paraId="63F233B8" w14:textId="77777777" w:rsidTr="008E069D">
        <w:trPr>
          <w:trHeight w:val="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D18B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Number of layers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A16AC"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4976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2 layers for the encoder, 2 for the decoder and 1 latent layer</w:t>
            </w:r>
          </w:p>
        </w:tc>
      </w:tr>
      <w:tr w:rsidR="008E069D" w:rsidRPr="008E069D" w14:paraId="3D97282D" w14:textId="77777777" w:rsidTr="008E069D">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71540"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Number of neurons per layer as a fraction of input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7184F"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[0,5-0,3-0,1-0,3-0,5]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634B"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Because datasets with different numbers of features can be used, sizes of layers are expressed as fractions of numbers of input features. </w:t>
            </w:r>
          </w:p>
          <w:p w14:paraId="6BEA10DB" w14:textId="1409B469" w:rsidR="008E069D" w:rsidRPr="008E069D" w:rsidRDefault="008E069D" w:rsidP="008E069D">
            <w:pPr>
              <w:spacing w:after="0" w:line="240" w:lineRule="auto"/>
              <w:jc w:val="center"/>
              <w:rPr>
                <w:szCs w:val="24"/>
                <w:lang w:val="en-US" w:eastAsia="pl-PL"/>
              </w:rPr>
            </w:pPr>
            <w:r w:rsidRPr="008E069D">
              <w:rPr>
                <w:color w:val="000000"/>
                <w:szCs w:val="24"/>
                <w:lang w:val="en-US" w:eastAsia="pl-PL"/>
              </w:rPr>
              <w:t>e.g. If the dataset has 100 features:</w:t>
            </w:r>
          </w:p>
          <w:p w14:paraId="0D958EE2" w14:textId="77777777" w:rsidR="008E069D" w:rsidRPr="008E069D" w:rsidRDefault="008E069D" w:rsidP="008E069D">
            <w:pPr>
              <w:spacing w:after="0" w:line="240" w:lineRule="auto"/>
              <w:jc w:val="center"/>
              <w:rPr>
                <w:szCs w:val="24"/>
                <w:lang w:eastAsia="pl-PL"/>
              </w:rPr>
            </w:pPr>
            <w:r w:rsidRPr="008E069D">
              <w:rPr>
                <w:color w:val="000000"/>
                <w:szCs w:val="24"/>
                <w:lang w:val="en-US" w:eastAsia="pl-PL"/>
              </w:rPr>
              <w:t> </w:t>
            </w:r>
            <w:r w:rsidRPr="008E069D">
              <w:rPr>
                <w:color w:val="000000"/>
                <w:szCs w:val="24"/>
                <w:lang w:eastAsia="pl-PL"/>
              </w:rPr>
              <w:t>[50-30-10-30-50]</w:t>
            </w:r>
          </w:p>
        </w:tc>
      </w:tr>
      <w:tr w:rsidR="008E069D" w:rsidRPr="0052492D" w14:paraId="0B31C55A" w14:textId="77777777" w:rsidTr="008E069D">
        <w:trPr>
          <w:trHeight w:val="6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D2967" w14:textId="77777777" w:rsidR="008E069D" w:rsidRPr="008E069D" w:rsidRDefault="008E069D" w:rsidP="008E069D">
            <w:pPr>
              <w:spacing w:after="0" w:line="240" w:lineRule="auto"/>
              <w:jc w:val="center"/>
              <w:rPr>
                <w:szCs w:val="24"/>
                <w:lang w:eastAsia="pl-PL"/>
              </w:rPr>
            </w:pPr>
            <w:r w:rsidRPr="008E069D">
              <w:rPr>
                <w:color w:val="000000"/>
                <w:szCs w:val="24"/>
                <w:lang w:eastAsia="pl-PL"/>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A3334" w14:textId="77777777" w:rsidR="008E069D" w:rsidRPr="008E069D" w:rsidRDefault="008E069D" w:rsidP="008E069D">
            <w:pPr>
              <w:spacing w:after="0" w:line="240" w:lineRule="auto"/>
              <w:jc w:val="center"/>
              <w:rPr>
                <w:szCs w:val="24"/>
                <w:lang w:eastAsia="pl-PL"/>
              </w:rPr>
            </w:pPr>
            <w:r w:rsidRPr="008E069D">
              <w:rPr>
                <w:color w:val="000000"/>
                <w:szCs w:val="24"/>
                <w:lang w:eastAsia="pl-PL"/>
              </w:rPr>
              <w: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2330" w14:textId="0C22B0AA"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fraction of random neurons that are being dropped in the training process</w:t>
            </w:r>
            <w:r>
              <w:rPr>
                <w:color w:val="000000"/>
                <w:szCs w:val="24"/>
                <w:lang w:val="en-US" w:eastAsia="pl-PL"/>
              </w:rPr>
              <w:t>.</w:t>
            </w:r>
          </w:p>
        </w:tc>
      </w:tr>
      <w:tr w:rsidR="008E069D" w:rsidRPr="0052492D" w14:paraId="6D40F9CA" w14:textId="77777777" w:rsidTr="008E069D">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CA2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47723" w14:textId="77777777" w:rsidR="008E069D" w:rsidRPr="008E069D" w:rsidRDefault="008E069D" w:rsidP="008E069D">
            <w:pPr>
              <w:spacing w:after="0" w:line="240" w:lineRule="auto"/>
              <w:jc w:val="center"/>
              <w:rPr>
                <w:szCs w:val="24"/>
                <w:lang w:eastAsia="pl-PL"/>
              </w:rPr>
            </w:pPr>
            <w:r w:rsidRPr="008E069D">
              <w:rPr>
                <w:color w:val="000000"/>
                <w:szCs w:val="24"/>
                <w:lang w:eastAsia="pl-P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B574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cycles of training.</w:t>
            </w:r>
          </w:p>
        </w:tc>
      </w:tr>
      <w:tr w:rsidR="008E069D" w:rsidRPr="0052492D" w14:paraId="6D1AF28C" w14:textId="77777777" w:rsidTr="008E069D">
        <w:trPr>
          <w:trHeight w:val="3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ABE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7796" w14:textId="77777777" w:rsidR="008E069D" w:rsidRPr="008E069D" w:rsidRDefault="008E069D" w:rsidP="008E069D">
            <w:pPr>
              <w:spacing w:after="0" w:line="240" w:lineRule="auto"/>
              <w:jc w:val="center"/>
              <w:rPr>
                <w:szCs w:val="24"/>
                <w:lang w:eastAsia="pl-PL"/>
              </w:rPr>
            </w:pPr>
            <w:r w:rsidRPr="008E069D">
              <w:rPr>
                <w:color w:val="000000"/>
                <w:szCs w:val="24"/>
                <w:lang w:eastAsia="pl-PL"/>
              </w:rPr>
              <w:t>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E9806"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number of samples per minibatch.</w:t>
            </w:r>
          </w:p>
        </w:tc>
      </w:tr>
      <w:tr w:rsidR="008E069D" w:rsidRPr="0052492D" w14:paraId="640079AA" w14:textId="77777777" w:rsidTr="008E069D">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D2EE" w14:textId="77777777" w:rsidR="008E069D" w:rsidRPr="008E069D" w:rsidRDefault="008E069D" w:rsidP="008E069D">
            <w:pPr>
              <w:spacing w:after="0" w:line="240" w:lineRule="auto"/>
              <w:jc w:val="center"/>
              <w:rPr>
                <w:szCs w:val="24"/>
                <w:lang w:eastAsia="pl-PL"/>
              </w:rPr>
            </w:pPr>
            <w:r w:rsidRPr="008E069D">
              <w:rPr>
                <w:color w:val="000000"/>
                <w:szCs w:val="24"/>
                <w:lang w:eastAsia="pl-PL"/>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C7DC" w14:textId="77777777" w:rsidR="008E069D" w:rsidRPr="008E069D" w:rsidRDefault="008E069D" w:rsidP="008E069D">
            <w:pPr>
              <w:shd w:val="clear" w:color="auto" w:fill="FFFFFE"/>
              <w:spacing w:after="0" w:line="240" w:lineRule="auto"/>
              <w:jc w:val="center"/>
              <w:rPr>
                <w:szCs w:val="24"/>
                <w:lang w:eastAsia="pl-PL"/>
              </w:rPr>
            </w:pPr>
            <w:r w:rsidRPr="008E069D">
              <w:rPr>
                <w:color w:val="000000"/>
                <w:szCs w:val="24"/>
                <w:lang w:eastAsia="pl-PL"/>
              </w:rPr>
              <w:t>0.0001</w:t>
            </w:r>
          </w:p>
          <w:p w14:paraId="40D6FCC4" w14:textId="77777777" w:rsidR="008E069D" w:rsidRPr="008E069D" w:rsidRDefault="008E069D" w:rsidP="008E069D">
            <w:pPr>
              <w:spacing w:after="0" w:line="240" w:lineRule="auto"/>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CDBD"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learning rate is small to avoid getting stuck in a local minimum.</w:t>
            </w:r>
          </w:p>
        </w:tc>
      </w:tr>
      <w:tr w:rsidR="008E069D" w:rsidRPr="0052492D" w14:paraId="51E5D0CC" w14:textId="77777777" w:rsidTr="008E069D">
        <w:trPr>
          <w:trHeight w:val="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85CD5" w14:textId="77777777" w:rsidR="008E069D" w:rsidRPr="008E069D" w:rsidRDefault="008E069D" w:rsidP="008E069D">
            <w:pPr>
              <w:spacing w:after="0" w:line="240" w:lineRule="auto"/>
              <w:jc w:val="center"/>
              <w:rPr>
                <w:szCs w:val="24"/>
                <w:lang w:eastAsia="pl-PL"/>
              </w:rPr>
            </w:pPr>
            <w:r w:rsidRPr="008E069D">
              <w:rPr>
                <w:color w:val="000000"/>
                <w:szCs w:val="24"/>
                <w:lang w:eastAsia="pl-PL"/>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0456" w14:textId="174F90F0" w:rsidR="008E069D" w:rsidRPr="008E069D" w:rsidRDefault="008E069D" w:rsidP="008E069D">
            <w:pPr>
              <w:spacing w:after="0" w:line="240" w:lineRule="auto"/>
              <w:jc w:val="center"/>
              <w:rPr>
                <w:szCs w:val="24"/>
                <w:lang w:eastAsia="pl-PL"/>
              </w:rPr>
            </w:pPr>
            <w:r w:rsidRPr="008E069D">
              <w:rPr>
                <w:color w:val="000000"/>
                <w:szCs w:val="24"/>
                <w:lang w:eastAsia="pl-PL"/>
              </w:rPr>
              <w:t>Adam [5</w:t>
            </w:r>
            <w:r>
              <w:rPr>
                <w:color w:val="000000"/>
                <w:szCs w:val="24"/>
                <w:lang w:eastAsia="pl-PL"/>
              </w:rPr>
              <w:t>4</w:t>
            </w:r>
            <w:r w:rsidRPr="008E069D">
              <w:rPr>
                <w:color w:val="000000"/>
                <w:szCs w:val="24"/>
                <w:lang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307C" w14:textId="1587E873" w:rsidR="008E069D" w:rsidRPr="008E069D" w:rsidRDefault="008E069D" w:rsidP="008E069D">
            <w:pPr>
              <w:spacing w:after="0" w:line="240" w:lineRule="auto"/>
              <w:jc w:val="center"/>
              <w:rPr>
                <w:szCs w:val="24"/>
                <w:lang w:val="en-US" w:eastAsia="pl-PL"/>
              </w:rPr>
            </w:pPr>
            <w:r w:rsidRPr="008E069D">
              <w:rPr>
                <w:color w:val="000000"/>
                <w:szCs w:val="24"/>
                <w:lang w:val="en-US" w:eastAsia="pl-PL"/>
              </w:rPr>
              <w:t xml:space="preserve">A popular optimization algorithm for </w:t>
            </w:r>
            <w:r>
              <w:rPr>
                <w:color w:val="000000"/>
                <w:szCs w:val="24"/>
                <w:lang w:val="en-US" w:eastAsia="pl-PL"/>
              </w:rPr>
              <w:t>DL.</w:t>
            </w:r>
          </w:p>
        </w:tc>
      </w:tr>
      <w:tr w:rsidR="008E069D" w:rsidRPr="0052492D" w14:paraId="31715186" w14:textId="77777777" w:rsidTr="008E069D">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81472" w14:textId="77777777" w:rsidR="008E069D" w:rsidRPr="008E069D" w:rsidRDefault="008E069D" w:rsidP="008E069D">
            <w:pPr>
              <w:spacing w:after="0" w:line="240" w:lineRule="auto"/>
              <w:jc w:val="center"/>
              <w:rPr>
                <w:szCs w:val="24"/>
                <w:lang w:eastAsia="pl-PL"/>
              </w:rPr>
            </w:pPr>
            <w:r w:rsidRPr="008E069D">
              <w:rPr>
                <w:color w:val="000000"/>
                <w:szCs w:val="24"/>
                <w:lang w:eastAsia="pl-PL"/>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60AA" w14:textId="77777777" w:rsidR="008E069D" w:rsidRPr="008E069D" w:rsidRDefault="008E069D" w:rsidP="008E069D">
            <w:pPr>
              <w:spacing w:after="0" w:line="240" w:lineRule="auto"/>
              <w:jc w:val="center"/>
              <w:rPr>
                <w:szCs w:val="24"/>
                <w:lang w:eastAsia="pl-PL"/>
              </w:rPr>
            </w:pPr>
            <w:r w:rsidRPr="008E069D">
              <w:rPr>
                <w:color w:val="000000"/>
                <w:szCs w:val="24"/>
                <w:lang w:eastAsia="pl-PL"/>
              </w:rPr>
              <w:t>MSE + KL Divergence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A07FC" w14:textId="77777777" w:rsidR="008E069D" w:rsidRPr="008E069D" w:rsidRDefault="008E069D" w:rsidP="008E069D">
            <w:pPr>
              <w:spacing w:after="0" w:line="240" w:lineRule="auto"/>
              <w:jc w:val="center"/>
              <w:rPr>
                <w:szCs w:val="24"/>
                <w:lang w:val="en-US" w:eastAsia="pl-PL"/>
              </w:rPr>
            </w:pPr>
            <w:r w:rsidRPr="008E069D">
              <w:rPr>
                <w:color w:val="000000"/>
                <w:szCs w:val="24"/>
                <w:lang w:val="en-US" w:eastAsia="pl-PL"/>
              </w:rPr>
              <w:t>The loss function consists of two terms, MSE ensuring similarity of outputs to input and KL Divergence ensuring normality of encoded distributions.</w:t>
            </w:r>
          </w:p>
        </w:tc>
      </w:tr>
    </w:tbl>
    <w:p w14:paraId="649D8835" w14:textId="623D88B5" w:rsidR="008E069D" w:rsidRDefault="00C33F77" w:rsidP="00C33F77">
      <w:pPr>
        <w:pStyle w:val="NoSpacing"/>
        <w:rPr>
          <w:i/>
          <w:iCs/>
          <w:lang w:val="en-US"/>
        </w:rPr>
      </w:pPr>
      <w:r w:rsidRPr="00C33F77">
        <w:rPr>
          <w:i/>
          <w:iCs/>
          <w:lang w:val="en-US"/>
        </w:rPr>
        <w:t>.</w:t>
      </w:r>
    </w:p>
    <w:p w14:paraId="6DB2851B" w14:textId="77777777" w:rsidR="008E069D" w:rsidRDefault="008E069D">
      <w:pPr>
        <w:spacing w:after="160" w:line="259" w:lineRule="auto"/>
        <w:rPr>
          <w:i/>
          <w:iCs/>
          <w:lang w:val="en-US"/>
        </w:rPr>
      </w:pPr>
      <w:r>
        <w:rPr>
          <w:i/>
          <w:iCs/>
          <w:lang w:val="en-US"/>
        </w:rPr>
        <w:br w:type="page"/>
      </w:r>
    </w:p>
    <w:p w14:paraId="682EB0B2" w14:textId="3D37BBD5" w:rsidR="008E069D" w:rsidRDefault="008E069D" w:rsidP="008E069D">
      <w:pPr>
        <w:pStyle w:val="NoSpacing"/>
      </w:pPr>
      <w:r>
        <w:rPr>
          <w:lang w:val="en-US"/>
        </w:rPr>
        <w:lastRenderedPageBreak/>
        <w:tab/>
      </w:r>
      <w:r w:rsidRPr="0052492D">
        <w:rPr>
          <w:lang w:val="en-US"/>
          <w:rPrChange w:id="400" w:author="Bartłomiej Cerek" w:date="2020-04-16T08:29:00Z">
            <w:rPr/>
          </w:rPrChange>
        </w:rPr>
        <w:t xml:space="preserve">For consistency of evaluations, after training of VAE same steps were performed as in the case of the standard autoencoder.  </w:t>
      </w:r>
      <w:r w:rsidRPr="008E069D">
        <w:rPr>
          <w:i/>
          <w:iCs/>
        </w:rPr>
        <w:t>Image 20</w:t>
      </w:r>
      <w:r w:rsidRPr="008E069D">
        <w:t xml:space="preserve"> shows distributions of reconstruction errors.</w:t>
      </w:r>
    </w:p>
    <w:p w14:paraId="60FB5B3A" w14:textId="08440634" w:rsidR="008E069D" w:rsidRDefault="008E069D" w:rsidP="008E069D">
      <w:pPr>
        <w:pStyle w:val="NoSpacing"/>
      </w:pPr>
    </w:p>
    <w:p w14:paraId="34AEBD3A" w14:textId="18F37AB3" w:rsidR="008E069D" w:rsidRDefault="008E069D" w:rsidP="008E069D">
      <w:pPr>
        <w:pStyle w:val="NoSpacing"/>
        <w:jc w:val="center"/>
      </w:pPr>
      <w:r>
        <w:rPr>
          <w:noProof/>
          <w:color w:val="000000"/>
          <w:bdr w:val="none" w:sz="0" w:space="0" w:color="auto" w:frame="1"/>
          <w:lang w:val="en-US"/>
        </w:rPr>
        <w:drawing>
          <wp:inline distT="0" distB="0" distL="0" distR="0" wp14:anchorId="4F28CAB9" wp14:editId="52CDB11E">
            <wp:extent cx="3159889" cy="4011702"/>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107" cy="4014518"/>
                    </a:xfrm>
                    <a:prstGeom prst="rect">
                      <a:avLst/>
                    </a:prstGeom>
                    <a:noFill/>
                    <a:ln>
                      <a:noFill/>
                    </a:ln>
                  </pic:spPr>
                </pic:pic>
              </a:graphicData>
            </a:graphic>
          </wp:inline>
        </w:drawing>
      </w:r>
    </w:p>
    <w:p w14:paraId="7E03BDBE" w14:textId="5ADFDF3F" w:rsidR="008E069D" w:rsidRPr="008E069D" w:rsidRDefault="008E069D" w:rsidP="008E069D">
      <w:pPr>
        <w:pStyle w:val="NormalWeb"/>
        <w:spacing w:before="0" w:beforeAutospacing="0" w:after="0" w:afterAutospacing="0"/>
        <w:rPr>
          <w:lang w:val="en-US"/>
        </w:rPr>
      </w:pPr>
      <w:r w:rsidRPr="008E069D">
        <w:rPr>
          <w:i/>
          <w:iCs/>
          <w:color w:val="000000"/>
          <w:lang w:val="en-US"/>
        </w:rPr>
        <w:t xml:space="preserve">Image </w:t>
      </w:r>
      <w:r>
        <w:rPr>
          <w:i/>
          <w:iCs/>
          <w:color w:val="000000"/>
          <w:lang w:val="en-US"/>
        </w:rPr>
        <w:t>20</w:t>
      </w:r>
      <w:r w:rsidRPr="008E069D">
        <w:rPr>
          <w:i/>
          <w:iCs/>
          <w:color w:val="000000"/>
          <w:lang w:val="en-US"/>
        </w:rPr>
        <w:t>. Boxplot of VAE reconstruction errors of samples in the lightweight dataset.</w:t>
      </w:r>
    </w:p>
    <w:p w14:paraId="4FB6F51E" w14:textId="5886C65B" w:rsidR="008E069D" w:rsidRDefault="008E069D" w:rsidP="008E069D">
      <w:pPr>
        <w:pStyle w:val="NoSpacing"/>
        <w:jc w:val="center"/>
        <w:rPr>
          <w:lang w:val="en-US"/>
        </w:rPr>
      </w:pPr>
    </w:p>
    <w:p w14:paraId="4574686D" w14:textId="0AEE8AFD" w:rsidR="008E069D" w:rsidRDefault="008E069D" w:rsidP="008E069D">
      <w:pPr>
        <w:pStyle w:val="NoSpacing"/>
        <w:jc w:val="left"/>
        <w:rPr>
          <w:color w:val="000000"/>
          <w:lang w:val="en-US"/>
        </w:rPr>
      </w:pPr>
      <w:r>
        <w:rPr>
          <w:color w:val="000000"/>
          <w:lang w:val="en-US"/>
        </w:rPr>
        <w:tab/>
      </w:r>
      <w:r w:rsidRPr="008E069D">
        <w:rPr>
          <w:color w:val="000000"/>
          <w:lang w:val="en-US"/>
        </w:rPr>
        <w:t xml:space="preserve">The range of calculated errors is almost the same as in the case of the simple autoencoder. However, it can be noticed that concentration of normal data is stronger and the threshold cutting off </w:t>
      </w:r>
      <w:r w:rsidRPr="008E069D">
        <w:rPr>
          <w:b/>
          <w:bCs/>
          <w:color w:val="000000"/>
          <w:lang w:val="en-US"/>
        </w:rPr>
        <w:t xml:space="preserve">4% </w:t>
      </w:r>
      <w:r w:rsidRPr="008E069D">
        <w:rPr>
          <w:color w:val="000000"/>
          <w:lang w:val="en-US"/>
        </w:rPr>
        <w:t xml:space="preserve">of most outlying values was set to </w:t>
      </w:r>
      <w:r w:rsidRPr="008E069D">
        <w:rPr>
          <w:b/>
          <w:bCs/>
          <w:color w:val="000000"/>
          <w:lang w:val="en-US"/>
        </w:rPr>
        <w:t>0.047</w:t>
      </w:r>
      <w:r w:rsidRPr="008E069D">
        <w:rPr>
          <w:color w:val="000000"/>
          <w:lang w:val="en-US"/>
        </w:rPr>
        <w:t>, a</w:t>
      </w:r>
      <w:r w:rsidRPr="008E069D">
        <w:rPr>
          <w:b/>
          <w:bCs/>
          <w:color w:val="000000"/>
          <w:lang w:val="en-US"/>
        </w:rPr>
        <w:t xml:space="preserve"> </w:t>
      </w:r>
      <w:r w:rsidRPr="008E069D">
        <w:rPr>
          <w:color w:val="000000"/>
          <w:lang w:val="en-US"/>
        </w:rPr>
        <w:t>higher number than previously. There is not enough data to fully confirm this hypothesis, but obtained errors’ distribution may indicate better separation abilities of VAE. Inliers are concentrated around one value while anomalies are strongly skewed in the reconstruction process.</w:t>
      </w:r>
    </w:p>
    <w:p w14:paraId="7C56CC58" w14:textId="77777777" w:rsidR="008E069D" w:rsidRDefault="008E069D">
      <w:pPr>
        <w:spacing w:after="160" w:line="259" w:lineRule="auto"/>
        <w:rPr>
          <w:color w:val="000000"/>
          <w:lang w:val="en-US"/>
        </w:rPr>
      </w:pPr>
      <w:r>
        <w:rPr>
          <w:color w:val="000000"/>
          <w:lang w:val="en-US"/>
        </w:rPr>
        <w:br w:type="page"/>
      </w:r>
    </w:p>
    <w:p w14:paraId="73C4E31D" w14:textId="52DA6E0F" w:rsidR="008E069D" w:rsidRDefault="008E069D" w:rsidP="008E069D">
      <w:pPr>
        <w:pStyle w:val="NormalWeb"/>
        <w:spacing w:before="0" w:beforeAutospacing="0" w:after="0" w:afterAutospacing="0"/>
        <w:jc w:val="both"/>
      </w:pPr>
      <w:r>
        <w:rPr>
          <w:noProof/>
          <w:color w:val="000000"/>
          <w:bdr w:val="none" w:sz="0" w:space="0" w:color="auto" w:frame="1"/>
          <w:lang w:val="en-US" w:eastAsia="en-US"/>
        </w:rPr>
        <w:lastRenderedPageBreak/>
        <w:drawing>
          <wp:inline distT="0" distB="0" distL="0" distR="0" wp14:anchorId="5F9137ED" wp14:editId="7CD81140">
            <wp:extent cx="2870521" cy="2222084"/>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3330" cy="2224259"/>
                    </a:xfrm>
                    <a:prstGeom prst="rect">
                      <a:avLst/>
                    </a:prstGeom>
                    <a:noFill/>
                    <a:ln>
                      <a:noFill/>
                    </a:ln>
                  </pic:spPr>
                </pic:pic>
              </a:graphicData>
            </a:graphic>
          </wp:inline>
        </w:drawing>
      </w:r>
      <w:r>
        <w:rPr>
          <w:noProof/>
          <w:color w:val="000000"/>
          <w:bdr w:val="none" w:sz="0" w:space="0" w:color="auto" w:frame="1"/>
          <w:lang w:val="en-US" w:eastAsia="en-US"/>
        </w:rPr>
        <w:drawing>
          <wp:inline distT="0" distB="0" distL="0" distR="0" wp14:anchorId="611B6A2B" wp14:editId="2394DD9C">
            <wp:extent cx="2858947" cy="220619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9960" cy="2206981"/>
                    </a:xfrm>
                    <a:prstGeom prst="rect">
                      <a:avLst/>
                    </a:prstGeom>
                    <a:noFill/>
                    <a:ln>
                      <a:noFill/>
                    </a:ln>
                  </pic:spPr>
                </pic:pic>
              </a:graphicData>
            </a:graphic>
          </wp:inline>
        </w:drawing>
      </w:r>
    </w:p>
    <w:p w14:paraId="6349B429" w14:textId="4742C3E5" w:rsidR="008E069D" w:rsidRPr="008E069D" w:rsidRDefault="008E069D" w:rsidP="008E069D">
      <w:pPr>
        <w:pStyle w:val="NormalWeb"/>
        <w:spacing w:before="0" w:beforeAutospacing="0" w:after="0" w:afterAutospacing="0"/>
        <w:jc w:val="both"/>
        <w:rPr>
          <w:lang w:val="en-US"/>
        </w:rPr>
      </w:pPr>
      <w:r w:rsidRPr="008E069D">
        <w:rPr>
          <w:i/>
          <w:iCs/>
          <w:color w:val="000000"/>
          <w:lang w:val="en-US"/>
        </w:rPr>
        <w:t xml:space="preserve">Image </w:t>
      </w:r>
      <w:r>
        <w:rPr>
          <w:i/>
          <w:iCs/>
          <w:color w:val="000000"/>
          <w:lang w:val="en-US"/>
        </w:rPr>
        <w:t>21</w:t>
      </w:r>
      <w:r w:rsidRPr="008E069D">
        <w:rPr>
          <w:i/>
          <w:iCs/>
          <w:color w:val="000000"/>
          <w:lang w:val="en-US"/>
        </w:rPr>
        <w:t xml:space="preserve">. t-SNE visualizations of lightweight datasets with outliers selected by the former </w:t>
      </w:r>
      <w:r>
        <w:rPr>
          <w:i/>
          <w:iCs/>
          <w:color w:val="000000"/>
          <w:lang w:val="en-US"/>
        </w:rPr>
        <w:tab/>
      </w:r>
      <w:r w:rsidRPr="008E069D">
        <w:rPr>
          <w:i/>
          <w:iCs/>
          <w:color w:val="000000"/>
          <w:lang w:val="en-US"/>
        </w:rPr>
        <w:t>algorithm (on the left) and VAE (on the right).</w:t>
      </w:r>
    </w:p>
    <w:p w14:paraId="55A3E0A9" w14:textId="51014F92" w:rsidR="008E069D" w:rsidRDefault="008E069D" w:rsidP="008E069D">
      <w:pPr>
        <w:pStyle w:val="NoSpacing"/>
        <w:jc w:val="left"/>
        <w:rPr>
          <w:lang w:val="en-US"/>
        </w:rPr>
      </w:pPr>
    </w:p>
    <w:p w14:paraId="3A566C28" w14:textId="2819A7D8" w:rsidR="008E069D" w:rsidRDefault="008E069D" w:rsidP="008E069D">
      <w:pPr>
        <w:pStyle w:val="NoSpacing"/>
        <w:jc w:val="left"/>
        <w:rPr>
          <w:color w:val="000000"/>
          <w:lang w:val="en-US"/>
        </w:rPr>
      </w:pPr>
      <w:r>
        <w:rPr>
          <w:color w:val="000000"/>
          <w:lang w:val="en-US"/>
        </w:rPr>
        <w:tab/>
      </w:r>
      <w:r w:rsidRPr="008E069D">
        <w:rPr>
          <w:color w:val="000000"/>
          <w:lang w:val="en-US"/>
        </w:rPr>
        <w:t xml:space="preserve">Visual inspection of t-SNE embeddings leads to the conclusion that almost the same groups of anomalies were detected by simple AE and VAE with only a few minor differences. </w:t>
      </w:r>
      <w:r w:rsidRPr="008E069D">
        <w:rPr>
          <w:b/>
          <w:bCs/>
          <w:color w:val="000000"/>
          <w:lang w:val="en-US"/>
        </w:rPr>
        <w:t xml:space="preserve">116 </w:t>
      </w:r>
      <w:r w:rsidRPr="008E069D">
        <w:rPr>
          <w:color w:val="000000"/>
          <w:lang w:val="en-US"/>
        </w:rPr>
        <w:t>chunks were marked as outliers in agreement by both VAE and former algorithms, which is slightly more than the previous method.</w:t>
      </w:r>
    </w:p>
    <w:p w14:paraId="2BDC84D1" w14:textId="77777777" w:rsidR="008E069D" w:rsidRPr="0052492D" w:rsidRDefault="008E069D" w:rsidP="008E069D">
      <w:pPr>
        <w:spacing w:after="0" w:line="240" w:lineRule="auto"/>
        <w:rPr>
          <w:szCs w:val="24"/>
          <w:lang w:val="en-US" w:eastAsia="pl-PL"/>
          <w:rPrChange w:id="401" w:author="Bartłomiej Cerek" w:date="2020-04-16T08:29:00Z">
            <w:rPr>
              <w:szCs w:val="24"/>
              <w:lang w:eastAsia="pl-PL"/>
            </w:rPr>
          </w:rPrChange>
        </w:rPr>
      </w:pPr>
    </w:p>
    <w:p w14:paraId="45E0064A" w14:textId="1F10A917" w:rsidR="008E069D" w:rsidRPr="008E069D" w:rsidRDefault="008E069D" w:rsidP="008E069D">
      <w:pPr>
        <w:spacing w:after="0" w:line="240" w:lineRule="auto"/>
        <w:jc w:val="both"/>
        <w:rPr>
          <w:szCs w:val="24"/>
          <w:lang w:eastAsia="pl-PL"/>
        </w:rPr>
      </w:pPr>
      <w:r w:rsidRPr="008E069D">
        <w:rPr>
          <w:noProof/>
          <w:color w:val="000000"/>
          <w:szCs w:val="24"/>
          <w:bdr w:val="none" w:sz="0" w:space="0" w:color="auto" w:frame="1"/>
          <w:lang w:val="en-US"/>
        </w:rPr>
        <w:drawing>
          <wp:inline distT="0" distB="0" distL="0" distR="0" wp14:anchorId="67DF2277" wp14:editId="0A880411">
            <wp:extent cx="2812415" cy="2176145"/>
            <wp:effectExtent l="0" t="0" r="698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2415" cy="2176145"/>
                    </a:xfrm>
                    <a:prstGeom prst="rect">
                      <a:avLst/>
                    </a:prstGeom>
                    <a:noFill/>
                    <a:ln>
                      <a:noFill/>
                    </a:ln>
                  </pic:spPr>
                </pic:pic>
              </a:graphicData>
            </a:graphic>
          </wp:inline>
        </w:drawing>
      </w:r>
      <w:r w:rsidRPr="008E069D">
        <w:rPr>
          <w:noProof/>
          <w:color w:val="000000"/>
          <w:szCs w:val="24"/>
          <w:bdr w:val="none" w:sz="0" w:space="0" w:color="auto" w:frame="1"/>
          <w:lang w:val="en-US"/>
        </w:rPr>
        <w:drawing>
          <wp:inline distT="0" distB="0" distL="0" distR="0" wp14:anchorId="763A0B9D" wp14:editId="210EF2DA">
            <wp:extent cx="2824480" cy="21761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4480" cy="2176145"/>
                    </a:xfrm>
                    <a:prstGeom prst="rect">
                      <a:avLst/>
                    </a:prstGeom>
                    <a:noFill/>
                    <a:ln>
                      <a:noFill/>
                    </a:ln>
                  </pic:spPr>
                </pic:pic>
              </a:graphicData>
            </a:graphic>
          </wp:inline>
        </w:drawing>
      </w:r>
    </w:p>
    <w:p w14:paraId="3E5E1FD9" w14:textId="0E6C43B1" w:rsidR="008E069D" w:rsidRPr="008E069D" w:rsidRDefault="008E069D" w:rsidP="008E069D">
      <w:pPr>
        <w:spacing w:after="0" w:line="240" w:lineRule="auto"/>
        <w:jc w:val="both"/>
        <w:rPr>
          <w:szCs w:val="24"/>
          <w:lang w:val="en-US" w:eastAsia="pl-PL"/>
        </w:rPr>
      </w:pPr>
      <w:r w:rsidRPr="008E069D">
        <w:rPr>
          <w:i/>
          <w:iCs/>
          <w:color w:val="000000"/>
          <w:szCs w:val="24"/>
          <w:lang w:val="en-US" w:eastAsia="pl-PL"/>
        </w:rPr>
        <w:t xml:space="preserve">Image </w:t>
      </w:r>
      <w:r>
        <w:rPr>
          <w:i/>
          <w:iCs/>
          <w:color w:val="000000"/>
          <w:szCs w:val="24"/>
          <w:lang w:val="en-US" w:eastAsia="pl-PL"/>
        </w:rPr>
        <w:t>22</w:t>
      </w:r>
      <w:r w:rsidRPr="008E069D">
        <w:rPr>
          <w:i/>
          <w:iCs/>
          <w:color w:val="000000"/>
          <w:szCs w:val="24"/>
          <w:lang w:val="en-US" w:eastAsia="pl-PL"/>
        </w:rPr>
        <w:t>. ROC and Precision-Recall curves using scores of VAE and labels assigned by the former algorithm as ground truth. </w:t>
      </w:r>
    </w:p>
    <w:p w14:paraId="3BF88EF1" w14:textId="77777777" w:rsidR="008E069D" w:rsidRPr="008E069D" w:rsidRDefault="008E069D" w:rsidP="008E069D">
      <w:pPr>
        <w:spacing w:after="0" w:line="240" w:lineRule="auto"/>
        <w:rPr>
          <w:szCs w:val="24"/>
          <w:lang w:val="en-US" w:eastAsia="pl-PL"/>
        </w:rPr>
      </w:pPr>
    </w:p>
    <w:p w14:paraId="45F81041" w14:textId="30476BA0" w:rsidR="008E069D" w:rsidRPr="008E069D" w:rsidRDefault="008E069D" w:rsidP="008E069D">
      <w:pPr>
        <w:pStyle w:val="NoSpacing"/>
        <w:rPr>
          <w:lang w:val="en-US" w:eastAsia="pl-PL"/>
        </w:rPr>
      </w:pPr>
      <w:r w:rsidRPr="008E069D">
        <w:rPr>
          <w:lang w:val="en-US" w:eastAsia="pl-PL"/>
        </w:rPr>
        <w:tab/>
        <w:t xml:space="preserve">Further similarities can be found in the comparison of </w:t>
      </w:r>
      <w:r w:rsidRPr="008E069D">
        <w:rPr>
          <w:i/>
          <w:iCs/>
          <w:lang w:val="en-US" w:eastAsia="pl-PL"/>
        </w:rPr>
        <w:t xml:space="preserve">Image </w:t>
      </w:r>
      <w:r w:rsidR="00CE6CFB">
        <w:rPr>
          <w:i/>
          <w:iCs/>
          <w:lang w:val="en-US" w:eastAsia="pl-PL"/>
        </w:rPr>
        <w:t>18</w:t>
      </w:r>
      <w:r w:rsidRPr="008E069D">
        <w:rPr>
          <w:i/>
          <w:iCs/>
          <w:lang w:val="en-US" w:eastAsia="pl-PL"/>
        </w:rPr>
        <w:t xml:space="preserve"> </w:t>
      </w:r>
      <w:r w:rsidRPr="008E069D">
        <w:rPr>
          <w:lang w:val="en-US" w:eastAsia="pl-PL"/>
        </w:rPr>
        <w:t xml:space="preserve">and </w:t>
      </w:r>
      <w:r w:rsidRPr="008E069D">
        <w:rPr>
          <w:i/>
          <w:iCs/>
          <w:lang w:val="en-US" w:eastAsia="pl-PL"/>
        </w:rPr>
        <w:t xml:space="preserve">Image </w:t>
      </w:r>
      <w:r w:rsidR="00CE6CFB">
        <w:rPr>
          <w:i/>
          <w:iCs/>
          <w:lang w:val="en-US" w:eastAsia="pl-PL"/>
        </w:rPr>
        <w:t>22</w:t>
      </w:r>
      <w:r w:rsidRPr="008E069D">
        <w:rPr>
          <w:lang w:val="en-US" w:eastAsia="pl-PL"/>
        </w:rPr>
        <w:t>. ROC and Precision-Recall curves are alike in both pictures, but areas under curves are bigger in the case of VAE. That, and better agreement in chunks selection, points out that the second architecture of autoencoder yields results closer to the former algorithm. It does not necessarily mean that VAE is better in anomaly detection, just that it created a decision boundary that is closer to the old approach. </w:t>
      </w:r>
    </w:p>
    <w:p w14:paraId="58947144" w14:textId="77777777" w:rsidR="008E069D" w:rsidRPr="008E069D" w:rsidRDefault="008E069D" w:rsidP="008E069D">
      <w:pPr>
        <w:pStyle w:val="NoSpacing"/>
        <w:rPr>
          <w:lang w:val="en-US" w:eastAsia="pl-PL"/>
        </w:rPr>
      </w:pPr>
      <w:r w:rsidRPr="008E069D">
        <w:rPr>
          <w:lang w:val="en-US" w:eastAsia="pl-PL"/>
        </w:rPr>
        <w:tab/>
        <w:t xml:space="preserve">Both architectures of autoencoders managed to perform quality control on ALICE’s data and find samples that realistically can be anomalies. Usage of deep learning can give the edge of capturing completely new, underlying relations in data and outperform even expert users. The choice between simple AE and VAE is not easy as there is no proper ground truth </w:t>
      </w:r>
      <w:r w:rsidRPr="008E069D">
        <w:rPr>
          <w:lang w:val="en-US" w:eastAsia="pl-PL"/>
        </w:rPr>
        <w:lastRenderedPageBreak/>
        <w:t>that could be used for benchmarking. It is possible that keeping new results more similar to the former approach, as done by VAE, is a better solution. One can also trust that simple AE found a new, better way to detect outliers. The hint, that could be found in the performed result analysis, is that the variational approach seems to produce easier to divide distributions of reconstruction errors. </w:t>
      </w:r>
    </w:p>
    <w:p w14:paraId="51CA2DDF" w14:textId="77777777" w:rsidR="008E069D" w:rsidRPr="008E069D" w:rsidRDefault="008E069D" w:rsidP="008E069D">
      <w:pPr>
        <w:pStyle w:val="NoSpacing"/>
        <w:rPr>
          <w:lang w:val="en-US" w:eastAsia="pl-PL"/>
        </w:rPr>
      </w:pPr>
      <w:r w:rsidRPr="008E069D">
        <w:rPr>
          <w:lang w:val="en-US" w:eastAsia="pl-PL"/>
        </w:rPr>
        <w:tab/>
        <w:t>Deep learning reveals its full potential when applied to a great amount of data, so the next step in researching autoencoders for quality assurance tasks should be training and evaluation on the bigger dataset. As results already obtained from both architectures are quite similar, it might be the case that after training on more samples, two networks will behave identically. On the contrary, results may also diverge, and make choice easier. For any outcome, the final decision on which architecture should be chosen needs to be made in consultation with data experts. </w:t>
      </w:r>
    </w:p>
    <w:p w14:paraId="1D7BBA72" w14:textId="4FBFF185" w:rsidR="00F66FD5" w:rsidRDefault="00F66FD5">
      <w:pPr>
        <w:spacing w:after="160" w:line="259" w:lineRule="auto"/>
        <w:rPr>
          <w:lang w:val="en-US"/>
        </w:rPr>
      </w:pPr>
      <w:r>
        <w:rPr>
          <w:lang w:val="en-US"/>
        </w:rPr>
        <w:br w:type="page"/>
      </w:r>
    </w:p>
    <w:p w14:paraId="35FC2AC6" w14:textId="77777777" w:rsidR="00F66FD5" w:rsidRDefault="00F66FD5" w:rsidP="00F66FD5">
      <w:pPr>
        <w:pStyle w:val="NoSpacing"/>
        <w:rPr>
          <w:lang w:val="en-US"/>
        </w:rPr>
      </w:pPr>
    </w:p>
    <w:p w14:paraId="2601AC7F" w14:textId="74AFD748" w:rsidR="00F66FD5" w:rsidRDefault="00F66FD5" w:rsidP="00F66FD5">
      <w:pPr>
        <w:pStyle w:val="Heading1"/>
        <w:numPr>
          <w:ilvl w:val="0"/>
          <w:numId w:val="10"/>
        </w:numPr>
        <w:rPr>
          <w:lang w:val="en-US"/>
        </w:rPr>
      </w:pPr>
      <w:r>
        <w:rPr>
          <w:lang w:val="en-US"/>
        </w:rPr>
        <w:t xml:space="preserve"> </w:t>
      </w:r>
      <w:bookmarkStart w:id="402" w:name="_Toc37604592"/>
      <w:r>
        <w:rPr>
          <w:lang w:val="en-US"/>
        </w:rPr>
        <w:t>Model Explainability</w:t>
      </w:r>
      <w:bookmarkEnd w:id="402"/>
    </w:p>
    <w:p w14:paraId="11A152B0" w14:textId="44FBC1EE" w:rsidR="008E069D" w:rsidRPr="00F66FD5" w:rsidRDefault="00F66FD5" w:rsidP="008E069D">
      <w:pPr>
        <w:pStyle w:val="NoSpacing"/>
        <w:jc w:val="left"/>
        <w:rPr>
          <w:lang w:val="en-US"/>
        </w:rPr>
      </w:pPr>
      <w:r>
        <w:rPr>
          <w:lang w:val="en-US"/>
        </w:rPr>
        <w:tab/>
      </w:r>
      <w:r w:rsidRPr="00F66FD5">
        <w:rPr>
          <w:color w:val="000000"/>
          <w:lang w:val="en-US"/>
        </w:rPr>
        <w:t>The following chapter explores possibilities to explain decisions made by classic machine learning and deep learning models introduced in 2 previous entries. Usage of the LIME technique [</w:t>
      </w:r>
      <w:r>
        <w:rPr>
          <w:color w:val="000000"/>
          <w:lang w:val="en-US"/>
        </w:rPr>
        <w:t>6</w:t>
      </w:r>
      <w:r w:rsidRPr="00F66FD5">
        <w:rPr>
          <w:color w:val="000000"/>
          <w:lang w:val="en-US"/>
        </w:rPr>
        <w:t>] and native properties of autoencoders are described and compared with the former, statistics-based approach.</w:t>
      </w:r>
    </w:p>
    <w:p w14:paraId="0E2BAD2B" w14:textId="4ABB9686" w:rsidR="00F66FD5" w:rsidRDefault="00F66FD5" w:rsidP="00F66FD5">
      <w:pPr>
        <w:pStyle w:val="Heading2"/>
        <w:rPr>
          <w:bCs/>
          <w:lang w:val="en-US"/>
        </w:rPr>
      </w:pPr>
      <w:bookmarkStart w:id="403" w:name="_Toc37604593"/>
      <w:r>
        <w:rPr>
          <w:bCs/>
          <w:lang w:val="en-US"/>
        </w:rPr>
        <w:t>7.1</w:t>
      </w:r>
      <w:r w:rsidRPr="00193A4A">
        <w:rPr>
          <w:bCs/>
          <w:lang w:val="en-US"/>
        </w:rPr>
        <w:t xml:space="preserve">. </w:t>
      </w:r>
      <w:r>
        <w:rPr>
          <w:bCs/>
          <w:lang w:val="en-US"/>
        </w:rPr>
        <w:t>Introduction</w:t>
      </w:r>
      <w:bookmarkEnd w:id="403"/>
    </w:p>
    <w:p w14:paraId="46BCB126" w14:textId="64BF3D32" w:rsidR="00F66FD5" w:rsidRPr="00F66FD5" w:rsidRDefault="00F66FD5" w:rsidP="00F66FD5">
      <w:pPr>
        <w:pStyle w:val="NoSpacing"/>
        <w:rPr>
          <w:lang w:val="en-US"/>
        </w:rPr>
      </w:pPr>
      <w:r>
        <w:rPr>
          <w:lang w:val="en-US"/>
        </w:rPr>
        <w:tab/>
      </w:r>
      <w:r w:rsidRPr="00F66FD5">
        <w:rPr>
          <w:lang w:val="en-US"/>
        </w:rPr>
        <w:t>Assessing trust in machine learning models is a growing concern [</w:t>
      </w:r>
      <w:r>
        <w:rPr>
          <w:lang w:val="en-US"/>
        </w:rPr>
        <w:t>60</w:t>
      </w:r>
      <w:r w:rsidRPr="00F66FD5">
        <w:rPr>
          <w:lang w:val="en-US"/>
        </w:rPr>
        <w:t>]</w:t>
      </w:r>
      <w:r w:rsidR="00CE6CFB">
        <w:rPr>
          <w:lang w:val="en-US"/>
        </w:rPr>
        <w:t>.</w:t>
      </w:r>
      <w:r w:rsidRPr="00F66FD5">
        <w:rPr>
          <w:lang w:val="en-US"/>
        </w:rPr>
        <w:t xml:space="preserve"> Vast adoption of automated solutions needs to go in pair with building users’ confidence in them. It is especially true in cases where the decision made by the algorithm has a great impact. Examples can be self-driving cars and computer-made medical diagnostic decisions. Ensuring the explainability can also allow for a more precise and conscious evaluation of the models. Analysis of usual performance metrics like accuracy and ROC curves sometimes cannot give enough insight and even be misleading. In the LIME research paper, a great example of this kind of situation can be found [</w:t>
      </w:r>
      <w:r>
        <w:rPr>
          <w:lang w:val="en-US"/>
        </w:rPr>
        <w:t>6</w:t>
      </w:r>
      <w:r w:rsidRPr="00F66FD5">
        <w:rPr>
          <w:lang w:val="en-US"/>
        </w:rPr>
        <w:t>]</w:t>
      </w:r>
      <w:r w:rsidR="00CE6CFB">
        <w:rPr>
          <w:lang w:val="en-US"/>
        </w:rPr>
        <w:t>.</w:t>
      </w:r>
      <w:r w:rsidRPr="00F66FD5">
        <w:rPr>
          <w:lang w:val="en-US"/>
        </w:rPr>
        <w:t xml:space="preserve"> Image classifier was trained to differentiate Husky dogs and wolfs, resulting in a good evaluation accuracy. However, all training pictures of wolves were taken in a forest, in a winter setting. Precise analysis has shown that the model learned not to distinguish animals but to detect snow in the picture. The tool used to make this finding is presented in this chapter. </w:t>
      </w:r>
    </w:p>
    <w:p w14:paraId="4FE4D173" w14:textId="77777777" w:rsidR="00F66FD5" w:rsidRPr="00F66FD5" w:rsidRDefault="00F66FD5" w:rsidP="00F66FD5">
      <w:pPr>
        <w:pStyle w:val="NoSpacing"/>
        <w:rPr>
          <w:lang w:val="en-US"/>
        </w:rPr>
      </w:pPr>
      <w:r w:rsidRPr="00F66FD5">
        <w:rPr>
          <w:rStyle w:val="apple-tab-span"/>
          <w:color w:val="000000"/>
          <w:lang w:val="en-US"/>
        </w:rPr>
        <w:tab/>
      </w:r>
      <w:r w:rsidRPr="00F66FD5">
        <w:rPr>
          <w:lang w:val="en-US"/>
        </w:rPr>
        <w:t>What can be recognized as a proper model explanation? In the simplest and most useful case, pointing out which features of the analyzed sample influenced model decision. For image classification, it would be regions (groups of pixels) of the picture that allowed for the distinction. For standard tabular data regressor, input elements that were most important for classification. For outlier detection tasks, it could be information on which features cause sample abnormality.</w:t>
      </w:r>
    </w:p>
    <w:p w14:paraId="18441008" w14:textId="633403F2" w:rsidR="00F66FD5" w:rsidRPr="00F66FD5" w:rsidRDefault="00F66FD5" w:rsidP="00F66FD5">
      <w:pPr>
        <w:pStyle w:val="NoSpacing"/>
        <w:rPr>
          <w:lang w:val="en-US"/>
        </w:rPr>
      </w:pPr>
      <w:r w:rsidRPr="00F66FD5">
        <w:rPr>
          <w:rStyle w:val="apple-tab-span"/>
          <w:color w:val="000000"/>
          <w:lang w:val="en-US"/>
        </w:rPr>
        <w:tab/>
      </w:r>
      <w:r w:rsidRPr="00F66FD5">
        <w:rPr>
          <w:lang w:val="en-US"/>
        </w:rPr>
        <w:t>The explainability of anomaly detection models that would be used in the ALICE experiment has two crucial benefits. Firstly, just as in the aforementioned examples. it would build users’ trust in the solution. They could be sure that rejected data is truly abnormal by inspecting the values of features pointed out by the model. Moreover, they could also gain new information about problems in the experiment. Abnormality of obtained samples, caused by the</w:t>
      </w:r>
      <w:r w:rsidR="00BE2462">
        <w:rPr>
          <w:lang w:val="en-US"/>
        </w:rPr>
        <w:t xml:space="preserve"> </w:t>
      </w:r>
      <w:r w:rsidRPr="00F66FD5">
        <w:rPr>
          <w:lang w:val="en-US"/>
        </w:rPr>
        <w:lastRenderedPageBreak/>
        <w:t>skewness of a certain group of parameters, allows for reasoning about problems with LHC beam or detector settings. </w:t>
      </w:r>
    </w:p>
    <w:p w14:paraId="0627C1ED" w14:textId="77777777" w:rsidR="00F66FD5" w:rsidRPr="00F66FD5" w:rsidRDefault="00F66FD5" w:rsidP="00F66FD5">
      <w:pPr>
        <w:pStyle w:val="NoSpacing"/>
        <w:rPr>
          <w:lang w:val="en-US"/>
        </w:rPr>
      </w:pPr>
      <w:r w:rsidRPr="00F66FD5">
        <w:rPr>
          <w:rStyle w:val="apple-tab-span"/>
          <w:color w:val="000000"/>
          <w:lang w:val="en-US"/>
        </w:rPr>
        <w:tab/>
      </w:r>
      <w:r w:rsidRPr="00F66FD5">
        <w:rPr>
          <w:lang w:val="en-US"/>
        </w:rPr>
        <w:t>The former approach to quality control task was based on calculating the deviation from the mean of values of all features. This provided some explainability, the solution could point out features that are most skewed and this brought some insight into the experiment. The problem here is that the simplistic approach did not take into consideration any relations between parameters.</w:t>
      </w:r>
    </w:p>
    <w:p w14:paraId="198A79EF" w14:textId="4C966BEB" w:rsidR="00F66FD5" w:rsidRDefault="00F66FD5" w:rsidP="00F66FD5">
      <w:pPr>
        <w:rPr>
          <w:lang w:val="en-US"/>
        </w:rPr>
      </w:pPr>
    </w:p>
    <w:p w14:paraId="76FDF047" w14:textId="2A7535D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5C7CFED2" wp14:editId="0F2F73AC">
            <wp:extent cx="5760085" cy="7594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759460"/>
                    </a:xfrm>
                    <a:prstGeom prst="rect">
                      <a:avLst/>
                    </a:prstGeom>
                    <a:noFill/>
                    <a:ln>
                      <a:noFill/>
                    </a:ln>
                  </pic:spPr>
                </pic:pic>
              </a:graphicData>
            </a:graphic>
          </wp:inline>
        </w:drawing>
      </w:r>
    </w:p>
    <w:p w14:paraId="06F7C22B" w14:textId="6F65D7BF" w:rsidR="00404DD2" w:rsidRDefault="00404DD2" w:rsidP="00404DD2">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42489EB9" wp14:editId="6FB23EC7">
            <wp:extent cx="5729605" cy="1042035"/>
            <wp:effectExtent l="0" t="0" r="4445"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1042035"/>
                    </a:xfrm>
                    <a:prstGeom prst="rect">
                      <a:avLst/>
                    </a:prstGeom>
                    <a:noFill/>
                    <a:ln>
                      <a:noFill/>
                    </a:ln>
                  </pic:spPr>
                </pic:pic>
              </a:graphicData>
            </a:graphic>
          </wp:inline>
        </w:drawing>
      </w:r>
    </w:p>
    <w:p w14:paraId="31129FEA" w14:textId="77777777" w:rsidR="00404DD2" w:rsidRDefault="00404DD2" w:rsidP="00404DD2">
      <w:pPr>
        <w:pStyle w:val="NormalWeb"/>
        <w:spacing w:before="0" w:beforeAutospacing="0" w:after="0" w:afterAutospacing="0"/>
        <w:jc w:val="center"/>
      </w:pPr>
    </w:p>
    <w:p w14:paraId="69E08E29" w14:textId="15EA0CDB" w:rsidR="00404DD2" w:rsidRPr="00404DD2" w:rsidRDefault="00404DD2" w:rsidP="00404DD2">
      <w:pPr>
        <w:pStyle w:val="NormalWeb"/>
        <w:spacing w:before="0" w:beforeAutospacing="0" w:after="0" w:afterAutospacing="0"/>
        <w:jc w:val="both"/>
        <w:rPr>
          <w:lang w:val="en-US"/>
        </w:rPr>
      </w:pPr>
      <w:r w:rsidRPr="00404DD2">
        <w:rPr>
          <w:i/>
          <w:iCs/>
          <w:color w:val="000000"/>
          <w:lang w:val="en-US"/>
        </w:rPr>
        <w:t xml:space="preserve">Image </w:t>
      </w:r>
      <w:r>
        <w:rPr>
          <w:i/>
          <w:iCs/>
          <w:color w:val="000000"/>
          <w:lang w:val="en-US"/>
        </w:rPr>
        <w:t>23</w:t>
      </w:r>
      <w:r w:rsidRPr="00404DD2">
        <w:rPr>
          <w:i/>
          <w:iCs/>
          <w:color w:val="000000"/>
          <w:lang w:val="en-US"/>
        </w:rPr>
        <w:t xml:space="preserve">. Mean and STD values for the first 8 features in the lightweight dataset (above) and </w:t>
      </w:r>
      <w:r>
        <w:rPr>
          <w:i/>
          <w:iCs/>
          <w:color w:val="000000"/>
          <w:lang w:val="en-US"/>
        </w:rPr>
        <w:tab/>
      </w:r>
      <w:r w:rsidRPr="00404DD2">
        <w:rPr>
          <w:i/>
          <w:iCs/>
          <w:color w:val="000000"/>
          <w:lang w:val="en-US"/>
        </w:rPr>
        <w:t xml:space="preserve">values of those features for the first 3 inliers and 3 outliers (below). Values being 3 </w:t>
      </w:r>
      <w:r w:rsidRPr="00404DD2">
        <w:rPr>
          <w:i/>
          <w:iCs/>
          <w:color w:val="000000"/>
          <w:lang w:val="en-US"/>
        </w:rPr>
        <w:tab/>
        <w:t>sigmas away from th</w:t>
      </w:r>
      <w:r>
        <w:rPr>
          <w:i/>
          <w:iCs/>
          <w:color w:val="000000"/>
          <w:lang w:val="en-US"/>
        </w:rPr>
        <w:t>e</w:t>
      </w:r>
      <w:r w:rsidRPr="00404DD2">
        <w:rPr>
          <w:i/>
          <w:iCs/>
          <w:color w:val="000000"/>
          <w:lang w:val="en-US"/>
        </w:rPr>
        <w:t xml:space="preserve"> feature mean were highlighted. </w:t>
      </w:r>
    </w:p>
    <w:p w14:paraId="41B6F468" w14:textId="73D7AD2E" w:rsidR="00404DD2" w:rsidRDefault="00404DD2" w:rsidP="00F66FD5">
      <w:pPr>
        <w:rPr>
          <w:lang w:val="en-US"/>
        </w:rPr>
      </w:pPr>
    </w:p>
    <w:p w14:paraId="0F7ABA9C" w14:textId="399544B2" w:rsidR="00404DD2" w:rsidRDefault="00404DD2" w:rsidP="00404DD2">
      <w:pPr>
        <w:pStyle w:val="NoSpacing"/>
        <w:rPr>
          <w:lang w:val="en-US"/>
        </w:rPr>
      </w:pPr>
      <w:r>
        <w:rPr>
          <w:lang w:val="en-US"/>
        </w:rPr>
        <w:tab/>
      </w:r>
      <w:r w:rsidRPr="00404DD2">
        <w:rPr>
          <w:lang w:val="en-US"/>
        </w:rPr>
        <w:t xml:space="preserve">On </w:t>
      </w:r>
      <w:r w:rsidRPr="00404DD2">
        <w:rPr>
          <w:i/>
          <w:iCs/>
          <w:lang w:val="en-US"/>
        </w:rPr>
        <w:t xml:space="preserve">Image </w:t>
      </w:r>
      <w:r>
        <w:rPr>
          <w:i/>
          <w:iCs/>
          <w:lang w:val="en-US"/>
        </w:rPr>
        <w:t>23</w:t>
      </w:r>
      <w:r w:rsidRPr="00404DD2">
        <w:rPr>
          <w:i/>
          <w:iCs/>
          <w:lang w:val="en-US"/>
        </w:rPr>
        <w:t xml:space="preserve">. </w:t>
      </w:r>
      <w:r w:rsidRPr="00404DD2">
        <w:rPr>
          <w:lang w:val="en-US"/>
        </w:rPr>
        <w:t xml:space="preserve">the methodology of the former approach is presented. One may be tempted to judge only based on the first 8 features (out of 133 in the lightweight dataset) that sample </w:t>
      </w:r>
      <w:r w:rsidRPr="00404DD2">
        <w:rPr>
          <w:b/>
          <w:bCs/>
          <w:lang w:val="en-US"/>
        </w:rPr>
        <w:t xml:space="preserve">69 </w:t>
      </w:r>
      <w:r w:rsidRPr="00404DD2">
        <w:rPr>
          <w:lang w:val="en-US"/>
        </w:rPr>
        <w:t xml:space="preserve">(5th on the picture) is the strongest anomaly. All presented chunks that were labeled as outlying have skewed </w:t>
      </w:r>
      <w:r w:rsidRPr="00404DD2">
        <w:rPr>
          <w:b/>
          <w:bCs/>
          <w:lang w:val="en-US"/>
        </w:rPr>
        <w:t xml:space="preserve">slopeATPCncIFErr </w:t>
      </w:r>
      <w:r w:rsidRPr="00404DD2">
        <w:rPr>
          <w:lang w:val="en-US"/>
        </w:rPr>
        <w:t xml:space="preserve">parameter, while only sample 69 have also strongly deviated </w:t>
      </w:r>
      <w:r w:rsidRPr="00404DD2">
        <w:rPr>
          <w:b/>
          <w:bCs/>
          <w:lang w:val="en-US"/>
        </w:rPr>
        <w:t>slopeCTPCnclF</w:t>
      </w:r>
      <w:r w:rsidRPr="00404DD2">
        <w:rPr>
          <w:lang w:val="en-US"/>
        </w:rPr>
        <w:t xml:space="preserve"> and </w:t>
      </w:r>
      <w:r w:rsidRPr="00404DD2">
        <w:rPr>
          <w:b/>
          <w:bCs/>
          <w:lang w:val="en-US"/>
        </w:rPr>
        <w:t>slopeCTPCnclFErr</w:t>
      </w:r>
      <w:r w:rsidRPr="00404DD2">
        <w:rPr>
          <w:lang w:val="en-US"/>
        </w:rPr>
        <w:t>.</w:t>
      </w:r>
      <w:r w:rsidRPr="00404DD2">
        <w:rPr>
          <w:rFonts w:ascii="Arial" w:hAnsi="Arial" w:cs="Arial"/>
          <w:b/>
          <w:bCs/>
          <w:color w:val="212121"/>
          <w:sz w:val="21"/>
          <w:szCs w:val="21"/>
          <w:shd w:val="clear" w:color="auto" w:fill="FFFFFF"/>
          <w:lang w:val="en-US"/>
        </w:rPr>
        <w:t xml:space="preserve"> </w:t>
      </w:r>
      <w:r w:rsidRPr="00404DD2">
        <w:rPr>
          <w:lang w:val="en-US"/>
        </w:rPr>
        <w:t>Making the decision based only on the number of features that have values 3 sigmas away from the mean is an oversimplification of the problem.</w:t>
      </w:r>
    </w:p>
    <w:p w14:paraId="73ED4B4C" w14:textId="52A9BF17" w:rsidR="00404DD2" w:rsidRDefault="00404DD2" w:rsidP="00404DD2">
      <w:pPr>
        <w:pStyle w:val="Heading2"/>
        <w:rPr>
          <w:bCs/>
          <w:lang w:val="en-US"/>
        </w:rPr>
      </w:pPr>
      <w:bookmarkStart w:id="404" w:name="_Toc37604594"/>
      <w:r>
        <w:rPr>
          <w:bCs/>
          <w:lang w:val="en-US"/>
        </w:rPr>
        <w:t>7.2</w:t>
      </w:r>
      <w:r w:rsidRPr="00193A4A">
        <w:rPr>
          <w:bCs/>
          <w:lang w:val="en-US"/>
        </w:rPr>
        <w:t xml:space="preserve">. </w:t>
      </w:r>
      <w:r>
        <w:rPr>
          <w:bCs/>
          <w:lang w:val="en-US"/>
        </w:rPr>
        <w:t>LIME with Isolation Forest</w:t>
      </w:r>
      <w:bookmarkEnd w:id="404"/>
    </w:p>
    <w:p w14:paraId="4F26940C" w14:textId="689BFEDC" w:rsidR="00404DD2" w:rsidRPr="00404DD2" w:rsidRDefault="00404DD2" w:rsidP="00404DD2">
      <w:pPr>
        <w:pStyle w:val="NoSpacing"/>
        <w:rPr>
          <w:lang w:val="en-US"/>
        </w:rPr>
      </w:pPr>
      <w:r>
        <w:rPr>
          <w:lang w:val="en-US"/>
        </w:rPr>
        <w:tab/>
      </w:r>
      <w:r w:rsidRPr="00404DD2">
        <w:rPr>
          <w:lang w:val="en-US"/>
        </w:rPr>
        <w:t xml:space="preserve">Explainability techniques can be divided into model </w:t>
      </w:r>
      <w:r w:rsidRPr="00404DD2">
        <w:rPr>
          <w:b/>
          <w:bCs/>
          <w:lang w:val="en-US"/>
        </w:rPr>
        <w:t xml:space="preserve">specific </w:t>
      </w:r>
      <w:r w:rsidRPr="00404DD2">
        <w:rPr>
          <w:lang w:val="en-US"/>
        </w:rPr>
        <w:t xml:space="preserve">and model </w:t>
      </w:r>
      <w:r w:rsidRPr="00404DD2">
        <w:rPr>
          <w:b/>
          <w:bCs/>
          <w:lang w:val="en-US"/>
        </w:rPr>
        <w:t>agnostic</w:t>
      </w:r>
      <w:r w:rsidRPr="00404DD2">
        <w:rPr>
          <w:lang w:val="en-US"/>
        </w:rPr>
        <w:t>. The first group is strongly correlated with the model itself and often, the explanation is made based on some inner mechanics of the algorithm. While often very robust, those techniques cannot be widely used and in many cases are impossible to apply. Model agnostic methods aim to create universal solutions, explaining all kinds of black-box classifiers without ‘looking inside’. This ensures them quick integration with existing models and keeps great separation of responsibilities. </w:t>
      </w:r>
    </w:p>
    <w:p w14:paraId="160A77B0" w14:textId="2E828E82" w:rsidR="00404DD2" w:rsidRPr="00404DD2" w:rsidRDefault="00404DD2" w:rsidP="00404DD2">
      <w:pPr>
        <w:pStyle w:val="NoSpacing"/>
        <w:rPr>
          <w:lang w:val="en-US"/>
        </w:rPr>
      </w:pPr>
      <w:r w:rsidRPr="00404DD2">
        <w:rPr>
          <w:lang w:val="en-US"/>
        </w:rPr>
        <w:lastRenderedPageBreak/>
        <w:t xml:space="preserve">One of the most popular model agnostic explainability method is </w:t>
      </w:r>
      <w:r w:rsidRPr="00404DD2">
        <w:rPr>
          <w:b/>
          <w:bCs/>
          <w:lang w:val="en-US"/>
        </w:rPr>
        <w:t>Local Interpretable Model-Agnostic Explanation (LIME)</w:t>
      </w:r>
      <w:r w:rsidRPr="00404DD2">
        <w:rPr>
          <w:lang w:val="en-US"/>
        </w:rPr>
        <w:t xml:space="preserve"> [</w:t>
      </w:r>
      <w:r>
        <w:rPr>
          <w:lang w:val="en-US"/>
        </w:rPr>
        <w:t>6</w:t>
      </w:r>
      <w:r w:rsidRPr="00404DD2">
        <w:rPr>
          <w:lang w:val="en-US"/>
        </w:rPr>
        <w:t>]</w:t>
      </w:r>
      <w:r w:rsidR="00CE6CFB">
        <w:rPr>
          <w:lang w:val="en-US"/>
        </w:rPr>
        <w:t>.</w:t>
      </w:r>
      <w:r w:rsidRPr="00404DD2">
        <w:rPr>
          <w:lang w:val="en-US"/>
        </w:rPr>
        <w:t xml:space="preserve"> It is a local technique, which means that argumentations behind classifier decisions are delivered in sample-to-sample basics, the whole dataset is not necessary. Inputs of the algorithm are already trained model returning class probabilities and analyzed sample. LIME will slightly modify the input and forward it through the provided classifier. This process is performed multiple times, while changes in the output are being monitored and analyzed. Intuitively, this recreates the human behavior of finding the black box algorithm by looking for dependencies between input and output values. </w:t>
      </w:r>
    </w:p>
    <w:p w14:paraId="31779763" w14:textId="7083D420" w:rsidR="00404DD2" w:rsidRDefault="00404DD2" w:rsidP="00404DD2">
      <w:pPr>
        <w:pStyle w:val="NoSpacing"/>
        <w:rPr>
          <w:i/>
          <w:iCs/>
          <w:lang w:val="en-US"/>
        </w:rPr>
      </w:pPr>
      <w:r>
        <w:rPr>
          <w:lang w:val="en-US"/>
        </w:rPr>
        <w:tab/>
      </w:r>
      <w:r w:rsidRPr="00404DD2">
        <w:rPr>
          <w:lang w:val="en-US"/>
        </w:rPr>
        <w:t xml:space="preserve">As a result, the user is provided with the list of most important features with the estimation of their impactfulness and also information about to which decision they contribute. This gives technique was used to analyze Husky vs. wolf classifier performance. LIME was able to point out super pixels, which mostly influenced the decision, and those were pixels depicting snow. A simple example of the explanation of binary classifier of fruit edibility based on binary features can be seen in </w:t>
      </w:r>
      <w:r w:rsidRPr="00404DD2">
        <w:rPr>
          <w:i/>
          <w:iCs/>
          <w:lang w:val="en-US"/>
        </w:rPr>
        <w:t>Image 2</w:t>
      </w:r>
      <w:r>
        <w:rPr>
          <w:i/>
          <w:iCs/>
          <w:lang w:val="en-US"/>
        </w:rPr>
        <w:t>4</w:t>
      </w:r>
      <w:r w:rsidRPr="00404DD2">
        <w:rPr>
          <w:i/>
          <w:iCs/>
          <w:lang w:val="en-US"/>
        </w:rPr>
        <w:t>.</w:t>
      </w:r>
    </w:p>
    <w:p w14:paraId="0C6DCB1C" w14:textId="143AE6B0" w:rsidR="00404DD2" w:rsidRDefault="00404DD2" w:rsidP="00404DD2">
      <w:pPr>
        <w:pStyle w:val="NoSpacing"/>
        <w:rPr>
          <w:i/>
          <w:iCs/>
          <w:lang w:val="en-US"/>
        </w:rPr>
      </w:pPr>
    </w:p>
    <w:p w14:paraId="32B0BD4A" w14:textId="1E6B8C90" w:rsidR="00404DD2" w:rsidRDefault="00404DD2" w:rsidP="00404DD2">
      <w:pPr>
        <w:pStyle w:val="NoSpacing"/>
        <w:rPr>
          <w:lang w:val="en-US"/>
        </w:rPr>
      </w:pPr>
      <w:r>
        <w:rPr>
          <w:noProof/>
          <w:color w:val="000000"/>
          <w:bdr w:val="none" w:sz="0" w:space="0" w:color="auto" w:frame="1"/>
          <w:lang w:val="en-US"/>
        </w:rPr>
        <w:drawing>
          <wp:inline distT="0" distB="0" distL="0" distR="0" wp14:anchorId="6202ABCC" wp14:editId="21D1F48E">
            <wp:extent cx="5729605" cy="1261745"/>
            <wp:effectExtent l="0" t="0" r="444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9605" cy="1261745"/>
                    </a:xfrm>
                    <a:prstGeom prst="rect">
                      <a:avLst/>
                    </a:prstGeom>
                    <a:noFill/>
                    <a:ln>
                      <a:noFill/>
                    </a:ln>
                  </pic:spPr>
                </pic:pic>
              </a:graphicData>
            </a:graphic>
          </wp:inline>
        </w:drawing>
      </w:r>
    </w:p>
    <w:p w14:paraId="1EFC3181" w14:textId="3C2D48B9" w:rsidR="00404DD2" w:rsidRDefault="00404DD2" w:rsidP="00404DD2">
      <w:pPr>
        <w:pStyle w:val="NoSpacing"/>
        <w:rPr>
          <w:i/>
          <w:iCs/>
          <w:color w:val="000000"/>
          <w:lang w:val="en-US"/>
        </w:rPr>
      </w:pPr>
      <w:r w:rsidRPr="00404DD2">
        <w:rPr>
          <w:i/>
          <w:iCs/>
          <w:color w:val="000000"/>
          <w:lang w:val="en-US"/>
        </w:rPr>
        <w:t>Image 2</w:t>
      </w:r>
      <w:r>
        <w:rPr>
          <w:i/>
          <w:iCs/>
          <w:color w:val="000000"/>
          <w:lang w:val="en-US"/>
        </w:rPr>
        <w:t>4</w:t>
      </w:r>
      <w:r w:rsidRPr="00404DD2">
        <w:rPr>
          <w:i/>
          <w:iCs/>
          <w:color w:val="000000"/>
          <w:lang w:val="en-US"/>
        </w:rPr>
        <w:t>. Example LIME explanation of binary classifier.</w:t>
      </w:r>
    </w:p>
    <w:p w14:paraId="304BAA0A" w14:textId="22CE18B8" w:rsidR="00404DD2" w:rsidRDefault="00404DD2" w:rsidP="00404DD2">
      <w:pPr>
        <w:pStyle w:val="NoSpacing"/>
        <w:rPr>
          <w:i/>
          <w:iCs/>
          <w:color w:val="000000"/>
          <w:lang w:val="en-US"/>
        </w:rPr>
      </w:pPr>
    </w:p>
    <w:p w14:paraId="55027EB0" w14:textId="25A844B7" w:rsidR="00404DD2" w:rsidRPr="00404DD2" w:rsidRDefault="00404DD2" w:rsidP="00404DD2">
      <w:pPr>
        <w:pStyle w:val="NoSpacing"/>
        <w:rPr>
          <w:lang w:val="en-US"/>
        </w:rPr>
      </w:pPr>
      <w:r>
        <w:rPr>
          <w:lang w:val="en-US"/>
        </w:rPr>
        <w:tab/>
      </w:r>
      <w:r w:rsidRPr="00404DD2">
        <w:rPr>
          <w:lang w:val="en-US"/>
        </w:rPr>
        <w:t xml:space="preserve">LIME is very powerful, however not a perfect tool. In its basic implementation, it approximates local behavior using only liner models. In some cases, drastic non-linearities in the close surrounding of the sample can prevent the correct explanation. Moreover, as all methods that use features to generate explanations, LIME requires a human-understandable set of parameters. Outputs of PCA, t-SNE or any set of embedded values used as inputs to the classifier are not going to provide any valuable information. One more, especially important from the perspective of this thesis, problem is that LIME requires a black-box model that returns class probabilities. This is standard behavior for most of the supervised classifiers and neural networks but it is not a case for most of the unsupervised techniques. As it was already established in chapter </w:t>
      </w:r>
      <w:r w:rsidRPr="00404DD2">
        <w:rPr>
          <w:b/>
          <w:bCs/>
          <w:lang w:val="en-US"/>
        </w:rPr>
        <w:t>5. Classic Machine Learning</w:t>
      </w:r>
      <w:r w:rsidRPr="00404DD2">
        <w:rPr>
          <w:lang w:val="en-US"/>
        </w:rPr>
        <w:t>, methods that do not require labeled training sets are far more useful in the quality control task. </w:t>
      </w:r>
    </w:p>
    <w:p w14:paraId="5BC3167A"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All aforementioned problems need to be addressed in order to employ LIME for outlier detection in ALICE. When it comes to local non-linearities it can be assumed that they are not present in a high number of parameters in the dataset. Even lightweight dataset contains over 100 features, there is a very low probability that most of them would be highly nonlinear in very narrow intervals. The lightweight dataset was created exactly to reduce the amount of </w:t>
      </w:r>
      <w:r w:rsidRPr="00404DD2">
        <w:rPr>
          <w:lang w:val="en-US"/>
        </w:rPr>
        <w:lastRenderedPageBreak/>
        <w:t>data while keeping meaningful features without the creation of embeddings, so the second issue is not applicable. </w:t>
      </w:r>
    </w:p>
    <w:p w14:paraId="66423FC7" w14:textId="6A5472E0" w:rsidR="00404DD2" w:rsidRPr="00404DD2" w:rsidRDefault="00404DD2" w:rsidP="00404DD2">
      <w:pPr>
        <w:pStyle w:val="NoSpacing"/>
        <w:rPr>
          <w:lang w:val="en-US"/>
        </w:rPr>
      </w:pPr>
      <w:r w:rsidRPr="00404DD2">
        <w:rPr>
          <w:rStyle w:val="apple-tab-span"/>
          <w:color w:val="000000"/>
          <w:lang w:val="en-US"/>
        </w:rPr>
        <w:tab/>
      </w:r>
      <w:r w:rsidRPr="00404DD2">
        <w:rPr>
          <w:lang w:val="en-US"/>
        </w:rPr>
        <w:t>The third problem requires a workaround. The most efficient classic machine learning solutions to the project task turned out to be Isolation Forest and DBSCAN. Both of those techniques do not return class probabilities. DBSCAN can only define the number of neighboring points of the sample which is not usable with LIME. Isolation Forest calculates anomaly scores which can be returned; however, they correspond with the depth of the leaf containing observation in the iTree. For the whole dataset, scores can be normalized between 0 and 1 but it does not have any theoretical foundation, disagrees with locality idea and has proven to not yield good results. To successfully use LIME with Isolation Forest intermediate step needs to be performed. Instead of explaining the decisions of iForest, another, supervised classifier can be trained on the dataset and labels predicted by iForest for it, and then it can be used with LIME. One can assume that second, binary classifier will be able to reproduce anomaly detection abilities of Isolation Forest while providing class probabilities and allowing for meaningful explanations. </w:t>
      </w:r>
    </w:p>
    <w:p w14:paraId="16959FFE"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Perfect intermediate classifier would train fast with high accuracy, be resistant to the imbalanced dataset and return natively class probabilities. The dense neural network could be employed for this task, but it would require a balancing dataset and could take longer to train. If classic machine learning could provide high enough accuracy it would be a better choice. Based on the comparison from chapter </w:t>
      </w:r>
      <w:r w:rsidRPr="00404DD2">
        <w:rPr>
          <w:b/>
          <w:bCs/>
          <w:lang w:val="en-US"/>
        </w:rPr>
        <w:t xml:space="preserve">5. Classic Machine Learning </w:t>
      </w:r>
      <w:r w:rsidRPr="00404DD2">
        <w:rPr>
          <w:lang w:val="en-US"/>
        </w:rPr>
        <w:t>Random Forest is the most suitable candidate. </w:t>
      </w:r>
    </w:p>
    <w:p w14:paraId="05279FEE" w14:textId="77777777" w:rsidR="00404DD2" w:rsidRPr="00404DD2" w:rsidRDefault="00404DD2" w:rsidP="00404DD2">
      <w:pPr>
        <w:pStyle w:val="NoSpacing"/>
        <w:rPr>
          <w:lang w:val="en-US"/>
        </w:rPr>
      </w:pPr>
      <w:r w:rsidRPr="00404DD2">
        <w:rPr>
          <w:rStyle w:val="apple-tab-span"/>
          <w:color w:val="000000"/>
          <w:lang w:val="en-US"/>
        </w:rPr>
        <w:tab/>
      </w:r>
      <w:r w:rsidRPr="00404DD2">
        <w:rPr>
          <w:lang w:val="en-US"/>
        </w:rPr>
        <w:t xml:space="preserve">Random Forest classifier was trained on the lightweight dataset and labels assigned by Isolation Forest. It was evaluated on 20% of stratified data, balanced accuracy of </w:t>
      </w:r>
      <w:r w:rsidRPr="00404DD2">
        <w:rPr>
          <w:b/>
          <w:bCs/>
          <w:lang w:val="en-US"/>
        </w:rPr>
        <w:t xml:space="preserve">100% </w:t>
      </w:r>
      <w:r w:rsidRPr="00404DD2">
        <w:rPr>
          <w:lang w:val="en-US"/>
        </w:rPr>
        <w:t>in 7 out of 10 training sessions on randomly split data. Those results confirm the suitability of the selected algorithm. </w:t>
      </w:r>
    </w:p>
    <w:p w14:paraId="57971A31" w14:textId="43A19A17" w:rsidR="00404DD2" w:rsidRDefault="00404DD2" w:rsidP="00404DD2">
      <w:pPr>
        <w:pStyle w:val="NoSpacing"/>
        <w:rPr>
          <w:lang w:val="en-US"/>
        </w:rPr>
      </w:pPr>
      <w:r w:rsidRPr="00404DD2">
        <w:rPr>
          <w:rStyle w:val="apple-tab-span"/>
          <w:color w:val="000000"/>
          <w:lang w:val="en-US"/>
        </w:rPr>
        <w:tab/>
      </w:r>
      <w:r w:rsidRPr="00404DD2">
        <w:rPr>
          <w:lang w:val="en-US"/>
        </w:rPr>
        <w:t xml:space="preserve">The intermediate model was used with the LIME algorithm to create predictions and explanations. For each decision, the most influential features were selected and their contributions to the decision were calculated.  On </w:t>
      </w:r>
      <w:r w:rsidRPr="00404DD2">
        <w:rPr>
          <w:i/>
          <w:iCs/>
          <w:lang w:val="en-US"/>
        </w:rPr>
        <w:t xml:space="preserve">Image </w:t>
      </w:r>
      <w:r>
        <w:rPr>
          <w:i/>
          <w:iCs/>
          <w:lang w:val="en-US"/>
        </w:rPr>
        <w:t>25</w:t>
      </w:r>
      <w:r w:rsidRPr="00404DD2">
        <w:rPr>
          <w:i/>
          <w:iCs/>
          <w:lang w:val="en-US"/>
        </w:rPr>
        <w:t xml:space="preserve">, </w:t>
      </w:r>
      <w:r w:rsidRPr="00404DD2">
        <w:rPr>
          <w:lang w:val="en-US"/>
        </w:rPr>
        <w:t xml:space="preserve">example explanations for chunks </w:t>
      </w:r>
      <w:r w:rsidRPr="00404DD2">
        <w:rPr>
          <w:b/>
          <w:bCs/>
          <w:lang w:val="en-US"/>
        </w:rPr>
        <w:t xml:space="preserve">0 </w:t>
      </w:r>
      <w:r w:rsidRPr="00404DD2">
        <w:rPr>
          <w:lang w:val="en-US"/>
        </w:rPr>
        <w:t xml:space="preserve">and </w:t>
      </w:r>
      <w:r w:rsidRPr="00404DD2">
        <w:rPr>
          <w:b/>
          <w:bCs/>
          <w:lang w:val="en-US"/>
        </w:rPr>
        <w:t>54 (</w:t>
      </w:r>
      <w:r w:rsidRPr="00404DD2">
        <w:rPr>
          <w:lang w:val="en-US"/>
        </w:rPr>
        <w:t>first inliner and an outlier in the dataset as marked by the former algorithm) are presented</w:t>
      </w:r>
      <w:r>
        <w:rPr>
          <w:lang w:val="en-US"/>
        </w:rPr>
        <w:t>.</w:t>
      </w:r>
    </w:p>
    <w:p w14:paraId="29A14CF5" w14:textId="77777777" w:rsidR="00404DD2" w:rsidRDefault="00404DD2">
      <w:pPr>
        <w:spacing w:after="160" w:line="259" w:lineRule="auto"/>
        <w:rPr>
          <w:lang w:val="en-US"/>
        </w:rPr>
      </w:pPr>
      <w:r>
        <w:rPr>
          <w:lang w:val="en-US"/>
        </w:rPr>
        <w:br w:type="page"/>
      </w:r>
    </w:p>
    <w:p w14:paraId="669B8F8C" w14:textId="16AD7B27" w:rsidR="00404DD2" w:rsidRP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lastRenderedPageBreak/>
        <w:drawing>
          <wp:inline distT="0" distB="0" distL="0" distR="0" wp14:anchorId="1C1FF3E6" wp14:editId="1364A227">
            <wp:extent cx="3900805" cy="2025650"/>
            <wp:effectExtent l="0" t="0" r="444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0805" cy="202565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0DC75C8" wp14:editId="4AB56B46">
            <wp:extent cx="1377315" cy="203708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7315" cy="2037080"/>
                    </a:xfrm>
                    <a:prstGeom prst="rect">
                      <a:avLst/>
                    </a:prstGeom>
                    <a:noFill/>
                    <a:ln>
                      <a:noFill/>
                    </a:ln>
                  </pic:spPr>
                </pic:pic>
              </a:graphicData>
            </a:graphic>
          </wp:inline>
        </w:drawing>
      </w:r>
    </w:p>
    <w:p w14:paraId="78DEE19F" w14:textId="69345781" w:rsidR="00404DD2" w:rsidRDefault="00404DD2" w:rsidP="00404DD2">
      <w:pPr>
        <w:spacing w:after="0" w:line="240" w:lineRule="auto"/>
        <w:jc w:val="both"/>
        <w:rPr>
          <w:szCs w:val="24"/>
          <w:lang w:eastAsia="pl-PL"/>
        </w:rPr>
      </w:pPr>
      <w:r w:rsidRPr="00404DD2">
        <w:rPr>
          <w:noProof/>
          <w:color w:val="000000"/>
          <w:szCs w:val="24"/>
          <w:bdr w:val="none" w:sz="0" w:space="0" w:color="auto" w:frame="1"/>
          <w:lang w:val="en-US"/>
        </w:rPr>
        <w:drawing>
          <wp:inline distT="0" distB="0" distL="0" distR="0" wp14:anchorId="749F281C" wp14:editId="71985C1E">
            <wp:extent cx="3900805" cy="2014220"/>
            <wp:effectExtent l="0" t="0" r="444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0805" cy="2014220"/>
                    </a:xfrm>
                    <a:prstGeom prst="rect">
                      <a:avLst/>
                    </a:prstGeom>
                    <a:noFill/>
                    <a:ln>
                      <a:noFill/>
                    </a:ln>
                  </pic:spPr>
                </pic:pic>
              </a:graphicData>
            </a:graphic>
          </wp:inline>
        </w:drawing>
      </w:r>
      <w:r w:rsidRPr="00404DD2">
        <w:rPr>
          <w:noProof/>
          <w:color w:val="000000"/>
          <w:szCs w:val="24"/>
          <w:bdr w:val="none" w:sz="0" w:space="0" w:color="auto" w:frame="1"/>
          <w:lang w:val="en-US"/>
        </w:rPr>
        <w:drawing>
          <wp:inline distT="0" distB="0" distL="0" distR="0" wp14:anchorId="18D2ABB1" wp14:editId="08843FD1">
            <wp:extent cx="1388745" cy="2048510"/>
            <wp:effectExtent l="0" t="0" r="1905"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88745" cy="2048510"/>
                    </a:xfrm>
                    <a:prstGeom prst="rect">
                      <a:avLst/>
                    </a:prstGeom>
                    <a:noFill/>
                    <a:ln>
                      <a:noFill/>
                    </a:ln>
                  </pic:spPr>
                </pic:pic>
              </a:graphicData>
            </a:graphic>
          </wp:inline>
        </w:drawing>
      </w:r>
    </w:p>
    <w:p w14:paraId="180DD94A" w14:textId="77777777" w:rsidR="00404DD2" w:rsidRPr="00404DD2" w:rsidRDefault="00404DD2" w:rsidP="00404DD2">
      <w:pPr>
        <w:spacing w:after="0" w:line="240" w:lineRule="auto"/>
        <w:jc w:val="both"/>
        <w:rPr>
          <w:szCs w:val="24"/>
          <w:lang w:eastAsia="pl-PL"/>
        </w:rPr>
      </w:pPr>
    </w:p>
    <w:p w14:paraId="198282F5" w14:textId="4F756B59" w:rsidR="00404DD2" w:rsidRPr="00404DD2" w:rsidRDefault="00404DD2" w:rsidP="00404DD2">
      <w:pPr>
        <w:spacing w:after="0" w:line="240" w:lineRule="auto"/>
        <w:jc w:val="both"/>
        <w:rPr>
          <w:szCs w:val="24"/>
          <w:lang w:val="en-US" w:eastAsia="pl-PL"/>
        </w:rPr>
      </w:pPr>
      <w:r w:rsidRPr="00404DD2">
        <w:rPr>
          <w:i/>
          <w:iCs/>
          <w:color w:val="000000"/>
          <w:szCs w:val="24"/>
          <w:lang w:val="en-US" w:eastAsia="pl-PL"/>
        </w:rPr>
        <w:t xml:space="preserve">Image </w:t>
      </w:r>
      <w:r>
        <w:rPr>
          <w:i/>
          <w:iCs/>
          <w:color w:val="000000"/>
          <w:szCs w:val="24"/>
          <w:lang w:val="en-US" w:eastAsia="pl-PL"/>
        </w:rPr>
        <w:t>25</w:t>
      </w:r>
      <w:r w:rsidRPr="00404DD2">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404DD2">
        <w:rPr>
          <w:i/>
          <w:iCs/>
          <w:color w:val="000000"/>
          <w:szCs w:val="24"/>
          <w:lang w:val="en-US" w:eastAsia="pl-PL"/>
        </w:rPr>
        <w:t xml:space="preserve">and labels assigned by the Isolation Forest.  Sample 0, inliner (above) and sample </w:t>
      </w:r>
      <w:r>
        <w:rPr>
          <w:i/>
          <w:iCs/>
          <w:color w:val="000000"/>
          <w:szCs w:val="24"/>
          <w:lang w:val="en-US" w:eastAsia="pl-PL"/>
        </w:rPr>
        <w:tab/>
      </w:r>
      <w:r w:rsidRPr="00404DD2">
        <w:rPr>
          <w:i/>
          <w:iCs/>
          <w:color w:val="000000"/>
          <w:szCs w:val="24"/>
          <w:lang w:val="en-US" w:eastAsia="pl-PL"/>
        </w:rPr>
        <w:t>54, outlier (below).</w:t>
      </w:r>
    </w:p>
    <w:p w14:paraId="3EE69D96" w14:textId="77777777" w:rsidR="00404DD2" w:rsidRPr="00404DD2" w:rsidRDefault="00404DD2" w:rsidP="00404DD2">
      <w:pPr>
        <w:spacing w:after="0" w:line="240" w:lineRule="auto"/>
        <w:rPr>
          <w:szCs w:val="24"/>
          <w:lang w:val="en-US" w:eastAsia="pl-PL"/>
        </w:rPr>
      </w:pPr>
    </w:p>
    <w:p w14:paraId="30386041" w14:textId="77777777" w:rsidR="00404DD2" w:rsidRPr="00404DD2" w:rsidRDefault="00404DD2" w:rsidP="00404DD2">
      <w:pPr>
        <w:pStyle w:val="NoSpacing"/>
        <w:rPr>
          <w:lang w:val="en-US" w:eastAsia="pl-PL"/>
        </w:rPr>
      </w:pPr>
      <w:r w:rsidRPr="00404DD2">
        <w:rPr>
          <w:lang w:val="en-US" w:eastAsia="pl-PL"/>
        </w:rPr>
        <w:tab/>
        <w:t>Explanations provided for sample 0, which is inliner, are not easy to interpret. Although Random Forest is 100% sure of the normality of the sample, features that are used to support this decision are vague. Mostly LIME found those that stand in opposition to this decision and signaled that their values are too low to impact made choice. </w:t>
      </w:r>
    </w:p>
    <w:p w14:paraId="7DD17281" w14:textId="77777777" w:rsidR="00404DD2" w:rsidRPr="00404DD2" w:rsidRDefault="00404DD2" w:rsidP="00404DD2">
      <w:pPr>
        <w:pStyle w:val="NoSpacing"/>
        <w:rPr>
          <w:lang w:val="en-US" w:eastAsia="pl-PL"/>
        </w:rPr>
      </w:pPr>
      <w:r w:rsidRPr="00404DD2">
        <w:rPr>
          <w:lang w:val="en-US" w:eastAsia="pl-PL"/>
        </w:rPr>
        <w:tab/>
        <w:t xml:space="preserve">The quality of arguments is way higher in the case of chunk 54, an outlier. Most of the selected features are of error type, like reconstruction errors, and LIME points out that the sample is an anomaly because those values are high. It can be also confirmed that most of the selected parameters have also values that are deviated by more than three sigmas from means, so they were selected by the former algorithm. One my ask if then there is some additional value brought by LIME. Since many parameters in the dataset are correlated and derived one from another, a big amount of them can strongly deviate from means, while still marking only one problem. The explanation algorithm manages to find more subtle relations. For example, in the case of sample 54, even though most of </w:t>
      </w:r>
      <w:r w:rsidRPr="00404DD2">
        <w:rPr>
          <w:b/>
          <w:bCs/>
          <w:lang w:val="en-US" w:eastAsia="pl-PL"/>
        </w:rPr>
        <w:t xml:space="preserve">dcar error </w:t>
      </w:r>
      <w:r w:rsidRPr="00404DD2">
        <w:rPr>
          <w:lang w:val="en-US" w:eastAsia="pl-PL"/>
        </w:rPr>
        <w:t xml:space="preserve">parameters are heavily skewed, LIME pointed out that smaller deviations in parameters of type </w:t>
      </w:r>
      <w:r w:rsidRPr="00404DD2">
        <w:rPr>
          <w:b/>
          <w:bCs/>
          <w:lang w:val="en-US" w:eastAsia="pl-PL"/>
        </w:rPr>
        <w:t xml:space="preserve">mult error </w:t>
      </w:r>
      <w:r w:rsidRPr="00404DD2">
        <w:rPr>
          <w:lang w:val="en-US" w:eastAsia="pl-PL"/>
        </w:rPr>
        <w:t xml:space="preserve">and </w:t>
      </w:r>
      <w:r w:rsidRPr="00404DD2">
        <w:rPr>
          <w:b/>
          <w:bCs/>
          <w:lang w:val="en-US" w:eastAsia="pl-PL"/>
        </w:rPr>
        <w:t xml:space="preserve">offsetdZA error </w:t>
      </w:r>
      <w:r w:rsidRPr="00404DD2">
        <w:rPr>
          <w:lang w:val="en-US" w:eastAsia="pl-PL"/>
        </w:rPr>
        <w:t xml:space="preserve">stronger influence decision that this chunk is an outlier. Moreover, parameters that differ their means the most, namely </w:t>
      </w:r>
      <w:r w:rsidRPr="00404DD2">
        <w:rPr>
          <w:b/>
          <w:bCs/>
          <w:lang w:val="en-US" w:eastAsia="pl-PL"/>
        </w:rPr>
        <w:t xml:space="preserve">dcarCP0 and dcarCP1 </w:t>
      </w:r>
      <w:r w:rsidRPr="00404DD2">
        <w:rPr>
          <w:lang w:val="en-US" w:eastAsia="pl-PL"/>
        </w:rPr>
        <w:t>(both by more than 13 sigmas), were not selected by LIME. </w:t>
      </w:r>
    </w:p>
    <w:p w14:paraId="6722B759" w14:textId="77777777" w:rsidR="00404DD2" w:rsidRPr="00404DD2" w:rsidRDefault="00404DD2" w:rsidP="00404DD2">
      <w:pPr>
        <w:pStyle w:val="NoSpacing"/>
        <w:rPr>
          <w:lang w:val="en-US" w:eastAsia="pl-PL"/>
        </w:rPr>
      </w:pPr>
      <w:r w:rsidRPr="00404DD2">
        <w:rPr>
          <w:lang w:val="en-US" w:eastAsia="pl-PL"/>
        </w:rPr>
        <w:lastRenderedPageBreak/>
        <w:tab/>
        <w:t xml:space="preserve">An example explored in the previous paragraph contains an interesting contradiction. Parameter </w:t>
      </w:r>
      <w:r w:rsidRPr="00404DD2">
        <w:rPr>
          <w:b/>
          <w:bCs/>
          <w:lang w:val="en-US" w:eastAsia="pl-PL"/>
        </w:rPr>
        <w:t xml:space="preserve">qOverPtC </w:t>
      </w:r>
      <w:r w:rsidRPr="00404DD2">
        <w:rPr>
          <w:lang w:val="en-US" w:eastAsia="pl-PL"/>
        </w:rPr>
        <w:t xml:space="preserve">in the case of both samples had a value of </w:t>
      </w:r>
      <w:r w:rsidRPr="00404DD2">
        <w:rPr>
          <w:b/>
          <w:bCs/>
          <w:lang w:val="en-US" w:eastAsia="pl-PL"/>
        </w:rPr>
        <w:t>1.0</w:t>
      </w:r>
      <w:r w:rsidRPr="00404DD2">
        <w:rPr>
          <w:lang w:val="en-US" w:eastAsia="pl-PL"/>
        </w:rPr>
        <w:t xml:space="preserve"> and was marked as an important feature. However, in the case of chunk 0, it was used as an argument for sample normality while in the case of chunk 54 it was used to prove sample animality. Closer analysis of this ambivalent parameter in the whole dataset shows that it has very low variation. It almost always takes values close to 1.0. This and local nature of LIME probably caused this unusual behavior. As value is almost not changing, the Random Forest classifier could be completely insensitive to its changes which caused LIME confusion. The solution to this issue would be ignoring this parameter in the explanation process, or perhaps by even stronger features selection in the stage of creation of the lightweight dataset.    </w:t>
      </w:r>
    </w:p>
    <w:p w14:paraId="00B53AE9" w14:textId="1E6121B1" w:rsidR="00404DD2" w:rsidRDefault="00404DD2" w:rsidP="00404DD2">
      <w:pPr>
        <w:pStyle w:val="NoSpacing"/>
        <w:rPr>
          <w:lang w:val="en-US" w:eastAsia="pl-PL"/>
        </w:rPr>
      </w:pPr>
      <w:r w:rsidRPr="00404DD2">
        <w:rPr>
          <w:lang w:val="en-US" w:eastAsia="pl-PL"/>
        </w:rPr>
        <w:tab/>
        <w:t>The conclusion is that the combination of Isolation Forest, Random Forest, and LIME allows for efficient, easy to implement and well-explainable anomaly detection on ALICE data. The described pipeline could be a full, classic machine learning solution to data quality task.</w:t>
      </w:r>
    </w:p>
    <w:p w14:paraId="5FCDED17" w14:textId="71D4D257" w:rsidR="00404DD2" w:rsidRDefault="00404DD2" w:rsidP="00404DD2">
      <w:pPr>
        <w:pStyle w:val="Heading2"/>
        <w:rPr>
          <w:bCs/>
          <w:lang w:val="en-US"/>
        </w:rPr>
      </w:pPr>
      <w:bookmarkStart w:id="405" w:name="_Toc37604595"/>
      <w:r>
        <w:rPr>
          <w:bCs/>
          <w:lang w:val="en-US"/>
        </w:rPr>
        <w:t>7.3</w:t>
      </w:r>
      <w:r w:rsidRPr="00193A4A">
        <w:rPr>
          <w:bCs/>
          <w:lang w:val="en-US"/>
        </w:rPr>
        <w:t xml:space="preserve">. </w:t>
      </w:r>
      <w:r>
        <w:rPr>
          <w:bCs/>
          <w:lang w:val="en-US"/>
        </w:rPr>
        <w:t xml:space="preserve">LIME with </w:t>
      </w:r>
      <w:r w:rsidR="00322C61">
        <w:rPr>
          <w:bCs/>
          <w:lang w:val="en-US"/>
        </w:rPr>
        <w:t>Autoencoder</w:t>
      </w:r>
      <w:bookmarkEnd w:id="405"/>
    </w:p>
    <w:p w14:paraId="798B3932" w14:textId="4B27918F" w:rsidR="00322C61" w:rsidRPr="00322C61" w:rsidRDefault="00322C61" w:rsidP="00322C61">
      <w:pPr>
        <w:pStyle w:val="NoSpacing"/>
        <w:rPr>
          <w:lang w:val="en-US"/>
        </w:rPr>
      </w:pPr>
      <w:r>
        <w:rPr>
          <w:lang w:val="en-US"/>
        </w:rPr>
        <w:tab/>
      </w:r>
      <w:r w:rsidRPr="00322C61">
        <w:rPr>
          <w:lang w:val="en-US"/>
        </w:rPr>
        <w:t xml:space="preserve">Similar explainability logic can be applied to autoencoders. Adding an intermediate step allows for using any unsupervised classifier which assigns labels to samples. To compare results with previously obtained argumentations, the trained model, described in subchapter 6.2 </w:t>
      </w:r>
      <w:r w:rsidRPr="00322C61">
        <w:rPr>
          <w:b/>
          <w:bCs/>
          <w:lang w:val="en-US"/>
        </w:rPr>
        <w:t xml:space="preserve">Simple Autoencoder, </w:t>
      </w:r>
      <w:r w:rsidRPr="00322C61">
        <w:rPr>
          <w:lang w:val="en-US"/>
        </w:rPr>
        <w:t>was used in the same work pipeline as Isolation Forest. </w:t>
      </w:r>
    </w:p>
    <w:p w14:paraId="6D1E35C3" w14:textId="76805D0A" w:rsidR="00322C61" w:rsidRPr="00322C61" w:rsidRDefault="00322C61" w:rsidP="00322C61">
      <w:pPr>
        <w:pStyle w:val="NoSpacing"/>
        <w:rPr>
          <w:lang w:val="en-US"/>
        </w:rPr>
      </w:pPr>
      <w:r w:rsidRPr="00322C61">
        <w:rPr>
          <w:rStyle w:val="apple-tab-span"/>
          <w:color w:val="000000"/>
          <w:lang w:val="en-US"/>
        </w:rPr>
        <w:tab/>
      </w:r>
      <w:r w:rsidRPr="00322C61">
        <w:rPr>
          <w:lang w:val="en-US"/>
        </w:rPr>
        <w:t xml:space="preserve">Once again 4% of chunks with the highest reconstruction errors were marked as anomalies. Those labels were used to train Random Forest and evaluate it. In opposition to the iForest case, accuracy never reached 100%.  Average accuracy from 10 training sessions on the randomly split, stratified dataset in 20 to 80 proportion was </w:t>
      </w:r>
      <w:r w:rsidRPr="00322C61">
        <w:rPr>
          <w:b/>
          <w:bCs/>
          <w:lang w:val="en-US"/>
        </w:rPr>
        <w:t>99,7%</w:t>
      </w:r>
      <w:r w:rsidRPr="00322C61">
        <w:rPr>
          <w:lang w:val="en-US"/>
        </w:rPr>
        <w:t xml:space="preserve"> while balanced accuracy </w:t>
      </w:r>
      <w:r w:rsidRPr="00322C61">
        <w:rPr>
          <w:b/>
          <w:bCs/>
          <w:lang w:val="en-US"/>
        </w:rPr>
        <w:t>96.3%</w:t>
      </w:r>
      <w:r w:rsidRPr="00322C61">
        <w:rPr>
          <w:lang w:val="en-US"/>
        </w:rPr>
        <w:t>. It was more difficult for a binary classifier to reproduce AE labeling but the obtained score is still very high. Mistakes were made only of few border cases samples so the solution is still suitable. </w:t>
      </w:r>
    </w:p>
    <w:p w14:paraId="3A3D48C8" w14:textId="4C6ACAC6" w:rsidR="00322C61" w:rsidRDefault="00322C61" w:rsidP="00322C61">
      <w:pPr>
        <w:pStyle w:val="NoSpacing"/>
        <w:rPr>
          <w:i/>
          <w:iCs/>
        </w:rPr>
      </w:pPr>
      <w:r w:rsidRPr="00322C61">
        <w:rPr>
          <w:rStyle w:val="apple-tab-span"/>
          <w:color w:val="000000"/>
          <w:lang w:val="en-US"/>
        </w:rPr>
        <w:tab/>
      </w:r>
      <w:r w:rsidRPr="00322C61">
        <w:rPr>
          <w:lang w:val="en-US"/>
        </w:rPr>
        <w:t xml:space="preserve">Trained Random Forest Classifier was used with the LIME algorithm to generate explanations for the same set of samples used in the previous subchapter. </w:t>
      </w:r>
      <w:r>
        <w:t xml:space="preserve">Results for chunk 0 and 54 are presented on </w:t>
      </w:r>
      <w:r>
        <w:rPr>
          <w:i/>
          <w:iCs/>
        </w:rPr>
        <w:t>Image 26.</w:t>
      </w:r>
    </w:p>
    <w:p w14:paraId="37F1DE54" w14:textId="77777777" w:rsidR="00322C61" w:rsidRDefault="00322C61">
      <w:pPr>
        <w:spacing w:after="160" w:line="259" w:lineRule="auto"/>
        <w:rPr>
          <w:i/>
          <w:iCs/>
        </w:rPr>
      </w:pPr>
      <w:r>
        <w:rPr>
          <w:i/>
          <w:iCs/>
        </w:rPr>
        <w:br w:type="page"/>
      </w:r>
    </w:p>
    <w:p w14:paraId="5E7D914A" w14:textId="140E0369"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lastRenderedPageBreak/>
        <w:drawing>
          <wp:inline distT="0" distB="0" distL="0" distR="0" wp14:anchorId="4A65BA11" wp14:editId="600AA94E">
            <wp:extent cx="3692525" cy="1863725"/>
            <wp:effectExtent l="0" t="0" r="3175"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2525" cy="1863725"/>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3B9FECA1" wp14:editId="26D58130">
            <wp:extent cx="1956435" cy="1956435"/>
            <wp:effectExtent l="0" t="0" r="5715" b="571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56435" cy="1956435"/>
                    </a:xfrm>
                    <a:prstGeom prst="rect">
                      <a:avLst/>
                    </a:prstGeom>
                    <a:noFill/>
                    <a:ln>
                      <a:noFill/>
                    </a:ln>
                  </pic:spPr>
                </pic:pic>
              </a:graphicData>
            </a:graphic>
          </wp:inline>
        </w:drawing>
      </w:r>
    </w:p>
    <w:p w14:paraId="123BBF98" w14:textId="6208C624" w:rsidR="00322C61" w:rsidRPr="00322C61" w:rsidRDefault="00322C61" w:rsidP="00322C61">
      <w:pPr>
        <w:spacing w:after="0" w:line="240" w:lineRule="auto"/>
        <w:jc w:val="both"/>
        <w:rPr>
          <w:szCs w:val="24"/>
          <w:lang w:eastAsia="pl-PL"/>
        </w:rPr>
      </w:pPr>
      <w:r w:rsidRPr="00322C61">
        <w:rPr>
          <w:noProof/>
          <w:color w:val="000000"/>
          <w:szCs w:val="24"/>
          <w:bdr w:val="none" w:sz="0" w:space="0" w:color="auto" w:frame="1"/>
          <w:lang w:val="en-US"/>
        </w:rPr>
        <w:drawing>
          <wp:inline distT="0" distB="0" distL="0" distR="0" wp14:anchorId="0145ADCA" wp14:editId="2E0DC9F0">
            <wp:extent cx="3692525" cy="1910080"/>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2525" cy="1910080"/>
                    </a:xfrm>
                    <a:prstGeom prst="rect">
                      <a:avLst/>
                    </a:prstGeom>
                    <a:noFill/>
                    <a:ln>
                      <a:noFill/>
                    </a:ln>
                  </pic:spPr>
                </pic:pic>
              </a:graphicData>
            </a:graphic>
          </wp:inline>
        </w:drawing>
      </w:r>
      <w:r w:rsidRPr="00322C61">
        <w:rPr>
          <w:noProof/>
          <w:color w:val="000000"/>
          <w:szCs w:val="24"/>
          <w:bdr w:val="none" w:sz="0" w:space="0" w:color="auto" w:frame="1"/>
          <w:lang w:val="en-US"/>
        </w:rPr>
        <w:drawing>
          <wp:inline distT="0" distB="0" distL="0" distR="0" wp14:anchorId="6928D4EE" wp14:editId="72F3CA63">
            <wp:extent cx="1944370" cy="1956435"/>
            <wp:effectExtent l="0" t="0" r="0" b="57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44370" cy="1956435"/>
                    </a:xfrm>
                    <a:prstGeom prst="rect">
                      <a:avLst/>
                    </a:prstGeom>
                    <a:noFill/>
                    <a:ln>
                      <a:noFill/>
                    </a:ln>
                  </pic:spPr>
                </pic:pic>
              </a:graphicData>
            </a:graphic>
          </wp:inline>
        </w:drawing>
      </w:r>
    </w:p>
    <w:p w14:paraId="1931D96D" w14:textId="77777777" w:rsidR="00322C61" w:rsidRPr="00322C61" w:rsidRDefault="00322C61" w:rsidP="00322C61">
      <w:pPr>
        <w:spacing w:after="0" w:line="240" w:lineRule="auto"/>
        <w:rPr>
          <w:szCs w:val="24"/>
          <w:lang w:eastAsia="pl-PL"/>
        </w:rPr>
      </w:pPr>
    </w:p>
    <w:p w14:paraId="286EEEB6" w14:textId="3511F11F" w:rsidR="00322C61" w:rsidRPr="00322C61" w:rsidRDefault="00322C61" w:rsidP="00322C61">
      <w:pPr>
        <w:spacing w:after="0" w:line="240" w:lineRule="auto"/>
        <w:jc w:val="both"/>
        <w:rPr>
          <w:szCs w:val="24"/>
          <w:lang w:val="en-US" w:eastAsia="pl-PL"/>
        </w:rPr>
      </w:pPr>
      <w:r w:rsidRPr="00322C61">
        <w:rPr>
          <w:i/>
          <w:iCs/>
          <w:color w:val="000000"/>
          <w:szCs w:val="24"/>
          <w:lang w:val="en-US" w:eastAsia="pl-PL"/>
        </w:rPr>
        <w:t xml:space="preserve">Image </w:t>
      </w:r>
      <w:r>
        <w:rPr>
          <w:i/>
          <w:iCs/>
          <w:color w:val="000000"/>
          <w:szCs w:val="24"/>
          <w:lang w:val="en-US" w:eastAsia="pl-PL"/>
        </w:rPr>
        <w:t>26</w:t>
      </w:r>
      <w:r w:rsidRPr="00322C61">
        <w:rPr>
          <w:i/>
          <w:iCs/>
          <w:color w:val="000000"/>
          <w:szCs w:val="24"/>
          <w:lang w:val="en-US" w:eastAsia="pl-PL"/>
        </w:rPr>
        <w:t xml:space="preserve">. LIME explanations for Random Forest classifier trained on the lightweight dataset </w:t>
      </w:r>
      <w:r>
        <w:rPr>
          <w:i/>
          <w:iCs/>
          <w:color w:val="000000"/>
          <w:szCs w:val="24"/>
          <w:lang w:val="en-US" w:eastAsia="pl-PL"/>
        </w:rPr>
        <w:tab/>
      </w:r>
      <w:r w:rsidRPr="00322C61">
        <w:rPr>
          <w:i/>
          <w:iCs/>
          <w:color w:val="000000"/>
          <w:szCs w:val="24"/>
          <w:lang w:val="en-US" w:eastAsia="pl-PL"/>
        </w:rPr>
        <w:t xml:space="preserve">and labels assigned by the Autoencoder.  Sample 0, inliner (above) and sample 54, </w:t>
      </w:r>
      <w:r w:rsidRPr="00521026">
        <w:rPr>
          <w:i/>
          <w:iCs/>
          <w:color w:val="000000"/>
          <w:szCs w:val="24"/>
          <w:lang w:val="en-US" w:eastAsia="pl-PL"/>
        </w:rPr>
        <w:tab/>
      </w:r>
      <w:r w:rsidRPr="00322C61">
        <w:rPr>
          <w:i/>
          <w:iCs/>
          <w:color w:val="000000"/>
          <w:szCs w:val="24"/>
          <w:lang w:val="en-US" w:eastAsia="pl-PL"/>
        </w:rPr>
        <w:t>outlier (below)</w:t>
      </w:r>
      <w:r w:rsidRPr="00521026">
        <w:rPr>
          <w:i/>
          <w:iCs/>
          <w:color w:val="000000"/>
          <w:szCs w:val="24"/>
          <w:lang w:val="en-US" w:eastAsia="pl-PL"/>
        </w:rPr>
        <w:t>.</w:t>
      </w:r>
    </w:p>
    <w:p w14:paraId="412BE7DC" w14:textId="77777777" w:rsidR="00404DD2" w:rsidRPr="00404DD2" w:rsidRDefault="00404DD2" w:rsidP="00322C61">
      <w:pPr>
        <w:pStyle w:val="NoSpacing"/>
        <w:rPr>
          <w:lang w:val="en-US"/>
        </w:rPr>
      </w:pPr>
    </w:p>
    <w:p w14:paraId="7CF91330" w14:textId="6C84BECF" w:rsidR="00521026" w:rsidRPr="00521026" w:rsidRDefault="00521026" w:rsidP="00521026">
      <w:pPr>
        <w:pStyle w:val="NoSpacing"/>
        <w:rPr>
          <w:lang w:val="en-US"/>
        </w:rPr>
      </w:pPr>
      <w:r>
        <w:rPr>
          <w:lang w:val="en-US"/>
        </w:rPr>
        <w:tab/>
      </w:r>
      <w:r w:rsidRPr="00521026">
        <w:rPr>
          <w:lang w:val="en-US"/>
        </w:rPr>
        <w:t xml:space="preserve">Explanations generated by the new workflows are more complex than previously. Again, both inliner and outlier cases have over 99% of probability to correct classes which shows strong confidence of classifier. Arguments used for sample </w:t>
      </w:r>
      <w:r w:rsidRPr="00521026">
        <w:rPr>
          <w:b/>
          <w:bCs/>
          <w:lang w:val="en-US"/>
        </w:rPr>
        <w:t>0</w:t>
      </w:r>
      <w:r w:rsidRPr="00521026">
        <w:rPr>
          <w:lang w:val="en-US"/>
        </w:rPr>
        <w:t xml:space="preserve"> are </w:t>
      </w:r>
      <w:r w:rsidR="00BF3E28" w:rsidRPr="00521026">
        <w:rPr>
          <w:lang w:val="en-US"/>
        </w:rPr>
        <w:t>clearer</w:t>
      </w:r>
      <w:r w:rsidRPr="00521026">
        <w:rPr>
          <w:lang w:val="en-US"/>
        </w:rPr>
        <w:t xml:space="preserve"> than those generated with Isolation Forest. The normality of the sample is supported strongly by the low values of the </w:t>
      </w:r>
      <w:r w:rsidRPr="00521026">
        <w:rPr>
          <w:b/>
          <w:bCs/>
          <w:lang w:val="en-US"/>
        </w:rPr>
        <w:t xml:space="preserve">slopeCTPC </w:t>
      </w:r>
      <w:r w:rsidRPr="00521026">
        <w:rPr>
          <w:lang w:val="en-US"/>
        </w:rPr>
        <w:t xml:space="preserve">group. Previously, also a few parameters from this group were selected, but mostly those of </w:t>
      </w:r>
      <w:r w:rsidRPr="00521026">
        <w:rPr>
          <w:b/>
          <w:bCs/>
          <w:lang w:val="en-US"/>
        </w:rPr>
        <w:t>Error</w:t>
      </w:r>
      <w:r w:rsidRPr="00521026">
        <w:rPr>
          <w:rFonts w:ascii="Arial" w:hAnsi="Arial" w:cs="Arial"/>
          <w:b/>
          <w:bCs/>
          <w:sz w:val="22"/>
          <w:lang w:val="en-US"/>
        </w:rPr>
        <w:t xml:space="preserve"> </w:t>
      </w:r>
      <w:r w:rsidRPr="00521026">
        <w:rPr>
          <w:lang w:val="en-US"/>
        </w:rPr>
        <w:t>type. Explanations generated by two methods generally agree, but Autoencoder seems to choose more coherent groups of features. </w:t>
      </w:r>
    </w:p>
    <w:p w14:paraId="7A6203CE" w14:textId="477F24EF" w:rsidR="00521026" w:rsidRPr="00521026" w:rsidRDefault="00521026" w:rsidP="00521026">
      <w:pPr>
        <w:pStyle w:val="NoSpacing"/>
        <w:rPr>
          <w:lang w:val="en-US"/>
        </w:rPr>
      </w:pPr>
      <w:r>
        <w:rPr>
          <w:lang w:val="en-US"/>
        </w:rPr>
        <w:tab/>
      </w:r>
      <w:r w:rsidRPr="00521026">
        <w:rPr>
          <w:lang w:val="en-US"/>
        </w:rPr>
        <w:t xml:space="preserve">Chunk </w:t>
      </w:r>
      <w:r w:rsidRPr="00521026">
        <w:rPr>
          <w:b/>
          <w:bCs/>
          <w:lang w:val="en-US"/>
        </w:rPr>
        <w:t>54</w:t>
      </w:r>
      <w:r w:rsidRPr="00521026">
        <w:rPr>
          <w:lang w:val="en-US"/>
        </w:rPr>
        <w:t xml:space="preserve">, the outlier, was supported by a bigger variety of parameters than previously. LIME found more features that could suggest normality of the sample and decided that </w:t>
      </w:r>
      <w:r w:rsidRPr="00521026">
        <w:rPr>
          <w:b/>
          <w:bCs/>
          <w:lang w:val="en-US"/>
        </w:rPr>
        <w:t xml:space="preserve">Error </w:t>
      </w:r>
      <w:r w:rsidRPr="00521026">
        <w:rPr>
          <w:lang w:val="en-US"/>
        </w:rPr>
        <w:t>type features were not as impactful as in the case of iForest.  This can be interpreted as bigger sensitivity for subtle changes. </w:t>
      </w:r>
    </w:p>
    <w:p w14:paraId="1D390148" w14:textId="25266C05" w:rsidR="00521026" w:rsidRDefault="00521026" w:rsidP="00521026">
      <w:pPr>
        <w:pStyle w:val="NoSpacing"/>
        <w:rPr>
          <w:lang w:val="en-US"/>
        </w:rPr>
      </w:pPr>
      <w:r>
        <w:rPr>
          <w:lang w:val="en-US"/>
        </w:rPr>
        <w:tab/>
      </w:r>
      <w:r w:rsidRPr="00521026">
        <w:rPr>
          <w:lang w:val="en-US"/>
        </w:rPr>
        <w:t xml:space="preserve">Sets of explanations differ between Isolation Forest and Autoencoder, however, both are convincing. In general, the first method tends to react stronger to big features deviations, just like a former, statistics-based algorithm. It stills manages to capture more subtle changes but argumentations for outlier cases are dominated by parameters that are far from their means. Autoencoder based approach seems to capture more underlying relations, however, without expert data knowledge it is not easy to decide if some, unsure, features used in explanation are not random. </w:t>
      </w:r>
    </w:p>
    <w:p w14:paraId="621C56A4" w14:textId="77777777" w:rsidR="00BF3E28" w:rsidRDefault="00BF3E28" w:rsidP="00BF3E28">
      <w:pPr>
        <w:pStyle w:val="NoSpacing"/>
        <w:rPr>
          <w:lang w:val="en-US"/>
        </w:rPr>
      </w:pPr>
    </w:p>
    <w:p w14:paraId="08E01F8C" w14:textId="18DE3C30" w:rsidR="00BF3E28" w:rsidRDefault="00BF3E28" w:rsidP="00BF3E28">
      <w:pPr>
        <w:pStyle w:val="Heading2"/>
        <w:rPr>
          <w:bCs/>
          <w:lang w:val="en-US"/>
        </w:rPr>
      </w:pPr>
      <w:bookmarkStart w:id="406" w:name="_Toc37604596"/>
      <w:r>
        <w:rPr>
          <w:bCs/>
          <w:lang w:val="en-US"/>
        </w:rPr>
        <w:t>7.3</w:t>
      </w:r>
      <w:r w:rsidRPr="00193A4A">
        <w:rPr>
          <w:bCs/>
          <w:lang w:val="en-US"/>
        </w:rPr>
        <w:t xml:space="preserve">. </w:t>
      </w:r>
      <w:r>
        <w:rPr>
          <w:bCs/>
          <w:lang w:val="en-US"/>
        </w:rPr>
        <w:t>Native Autoencoders’ properties</w:t>
      </w:r>
      <w:bookmarkEnd w:id="406"/>
    </w:p>
    <w:p w14:paraId="20B7C8AB" w14:textId="4A2BC99D" w:rsidR="00BF3E28" w:rsidRPr="00BF3E28" w:rsidRDefault="00BF3E28" w:rsidP="00BF3E28">
      <w:pPr>
        <w:pStyle w:val="NoSpacing"/>
        <w:rPr>
          <w:color w:val="FF0000"/>
          <w:lang w:val="en-US"/>
        </w:rPr>
      </w:pPr>
      <w:r>
        <w:rPr>
          <w:lang w:val="en-US"/>
        </w:rPr>
        <w:tab/>
      </w:r>
      <w:r w:rsidRPr="00BF3E28">
        <w:rPr>
          <w:color w:val="FF0000"/>
          <w:lang w:val="en-US"/>
        </w:rPr>
        <w:t>Short sub chapter on explanation using feature wise reconstruction error.</w:t>
      </w:r>
    </w:p>
    <w:p w14:paraId="4B345790" w14:textId="63D3F364" w:rsidR="00521026" w:rsidRDefault="00521026">
      <w:pPr>
        <w:spacing w:after="160" w:line="259" w:lineRule="auto"/>
        <w:rPr>
          <w:lang w:val="en-US"/>
        </w:rPr>
      </w:pPr>
      <w:r>
        <w:rPr>
          <w:lang w:val="en-US"/>
        </w:rPr>
        <w:br w:type="page"/>
      </w:r>
    </w:p>
    <w:p w14:paraId="001B3AFE" w14:textId="77777777" w:rsidR="00521026" w:rsidRDefault="00521026" w:rsidP="00521026">
      <w:pPr>
        <w:pStyle w:val="NoSpacing"/>
        <w:rPr>
          <w:lang w:val="en-US"/>
        </w:rPr>
      </w:pPr>
    </w:p>
    <w:p w14:paraId="6854C438" w14:textId="7E197678" w:rsidR="00521026" w:rsidRDefault="00521026" w:rsidP="00521026">
      <w:pPr>
        <w:pStyle w:val="Heading1"/>
        <w:numPr>
          <w:ilvl w:val="0"/>
          <w:numId w:val="10"/>
        </w:numPr>
        <w:rPr>
          <w:lang w:val="en-US"/>
        </w:rPr>
      </w:pPr>
      <w:r>
        <w:rPr>
          <w:lang w:val="en-US"/>
        </w:rPr>
        <w:t xml:space="preserve"> </w:t>
      </w:r>
      <w:bookmarkStart w:id="407" w:name="_Toc37604597"/>
      <w:r w:rsidR="00BF3E28">
        <w:rPr>
          <w:lang w:val="en-US"/>
        </w:rPr>
        <w:t>Summary and Conclusions</w:t>
      </w:r>
      <w:bookmarkEnd w:id="407"/>
    </w:p>
    <w:p w14:paraId="16F88DD6" w14:textId="00A3B6B6" w:rsidR="00521026" w:rsidRPr="00F66FD5" w:rsidRDefault="00521026" w:rsidP="00521026">
      <w:pPr>
        <w:pStyle w:val="NoSpacing"/>
        <w:jc w:val="left"/>
        <w:rPr>
          <w:lang w:val="en-US"/>
        </w:rPr>
      </w:pPr>
      <w:r>
        <w:rPr>
          <w:lang w:val="en-US"/>
        </w:rPr>
        <w:tab/>
      </w:r>
      <w:r w:rsidR="00BF3E28" w:rsidRPr="00BF3E28">
        <w:rPr>
          <w:color w:val="FF0000"/>
          <w:lang w:val="en-US"/>
        </w:rPr>
        <w:t xml:space="preserve">Short summary of the whole thesis, comparison of all methods in table or something like this and final conclusions. Max 3 pages. </w:t>
      </w:r>
      <w:r w:rsidR="00A02551">
        <w:rPr>
          <w:color w:val="FF0000"/>
          <w:lang w:val="en-US"/>
        </w:rPr>
        <w:t>No subchapters</w:t>
      </w:r>
    </w:p>
    <w:p w14:paraId="25767D09" w14:textId="77777777" w:rsidR="00521026" w:rsidRPr="00521026" w:rsidRDefault="00521026" w:rsidP="00521026">
      <w:pPr>
        <w:pStyle w:val="NoSpacing"/>
        <w:rPr>
          <w:lang w:val="en-US"/>
        </w:rPr>
      </w:pPr>
    </w:p>
    <w:p w14:paraId="05E4ED19" w14:textId="6E1D0752" w:rsidR="00404DD2" w:rsidRDefault="007C6102" w:rsidP="00C33F77">
      <w:pPr>
        <w:pStyle w:val="NoSpacing"/>
        <w:rPr>
          <w:lang w:val="en-US"/>
        </w:rPr>
      </w:pPr>
      <w:r>
        <w:rPr>
          <w:lang w:val="en-US"/>
        </w:rPr>
        <w:br w:type="page"/>
      </w:r>
    </w:p>
    <w:p w14:paraId="54A5605A" w14:textId="77777777" w:rsidR="007C6102" w:rsidRDefault="007C6102">
      <w:pPr>
        <w:spacing w:after="160" w:line="259" w:lineRule="auto"/>
        <w:rPr>
          <w:lang w:val="en-US"/>
        </w:rPr>
      </w:pPr>
    </w:p>
    <w:p w14:paraId="0CDA4F15" w14:textId="77777777" w:rsidR="00586E85" w:rsidRPr="00586E85" w:rsidRDefault="00586E85">
      <w:pPr>
        <w:spacing w:after="160" w:line="259" w:lineRule="auto"/>
        <w:rPr>
          <w:szCs w:val="24"/>
          <w:lang w:val="en-US" w:eastAsia="pl-PL"/>
        </w:rPr>
      </w:pPr>
    </w:p>
    <w:p w14:paraId="6259D377" w14:textId="77777777" w:rsidR="00177BB6" w:rsidRDefault="00177BB6" w:rsidP="00193A4A">
      <w:pPr>
        <w:pStyle w:val="NormalWeb"/>
        <w:spacing w:before="0" w:beforeAutospacing="0" w:after="0" w:afterAutospacing="0"/>
        <w:rPr>
          <w:lang w:val="en-US"/>
        </w:rPr>
      </w:pPr>
    </w:p>
    <w:p w14:paraId="1FEFD09B" w14:textId="1F6265A7" w:rsidR="00D00E7B" w:rsidRDefault="00780B43" w:rsidP="00177BB6">
      <w:pPr>
        <w:pStyle w:val="Heading1"/>
        <w:ind w:left="1077"/>
        <w:rPr>
          <w:lang w:val="en-US"/>
        </w:rPr>
      </w:pPr>
      <w:bookmarkStart w:id="408" w:name="_Toc37604598"/>
      <w:r>
        <w:rPr>
          <w:lang w:val="en-US"/>
        </w:rPr>
        <w:t>Bibliography</w:t>
      </w:r>
      <w:bookmarkEnd w:id="408"/>
    </w:p>
    <w:p w14:paraId="57B2CEF3" w14:textId="0D48D593" w:rsidR="00DF29F7" w:rsidRPr="00DF29F7" w:rsidRDefault="00DF29F7" w:rsidP="00DF29F7">
      <w:pPr>
        <w:pStyle w:val="NoSpacing"/>
        <w:rPr>
          <w:color w:val="FF0000"/>
          <w:szCs w:val="24"/>
          <w:lang w:val="en-US"/>
        </w:rPr>
      </w:pPr>
      <w:r w:rsidRPr="00DF29F7">
        <w:rPr>
          <w:color w:val="FF0000"/>
          <w:szCs w:val="24"/>
          <w:lang w:val="en-US"/>
        </w:rPr>
        <w:t xml:space="preserve">TO BE REWRITTEN BY STANDARDS </w:t>
      </w:r>
    </w:p>
    <w:p w14:paraId="668F2A18" w14:textId="68CE918D" w:rsidR="00DF29F7" w:rsidRPr="00DF29F7" w:rsidRDefault="00DF29F7" w:rsidP="00DF29F7">
      <w:pPr>
        <w:pStyle w:val="NoSpacing"/>
        <w:rPr>
          <w:szCs w:val="24"/>
          <w:lang w:val="en-US"/>
        </w:rPr>
      </w:pPr>
      <w:r w:rsidRPr="00DF29F7">
        <w:rPr>
          <w:color w:val="000000"/>
          <w:szCs w:val="24"/>
          <w:lang w:val="en-US"/>
        </w:rPr>
        <w:t>[1]</w:t>
      </w:r>
      <w:hyperlink r:id="rId55" w:history="1">
        <w:r w:rsidRPr="007766FE">
          <w:rPr>
            <w:rStyle w:val="Hyperlink"/>
            <w:szCs w:val="24"/>
            <w:lang w:val="en-US"/>
          </w:rPr>
          <w:t>https://www.cnbc.com/2017/05/08/amazon-jeff-bezos-artificial-intelligence-ai-golden-age.html</w:t>
        </w:r>
      </w:hyperlink>
    </w:p>
    <w:p w14:paraId="1D4EC1E6" w14:textId="77777777" w:rsidR="00DF29F7" w:rsidRPr="00DF29F7" w:rsidRDefault="00DF29F7" w:rsidP="00DF29F7">
      <w:pPr>
        <w:pStyle w:val="NoSpacing"/>
        <w:rPr>
          <w:szCs w:val="24"/>
          <w:lang w:val="en-US"/>
        </w:rPr>
      </w:pPr>
      <w:r w:rsidRPr="00DF29F7">
        <w:rPr>
          <w:color w:val="000000"/>
          <w:szCs w:val="24"/>
          <w:lang w:val="en-US"/>
        </w:rPr>
        <w:t xml:space="preserve">[2] </w:t>
      </w:r>
      <w:r w:rsidR="0000604E">
        <w:fldChar w:fldCharType="begin"/>
      </w:r>
      <w:r w:rsidR="0000604E" w:rsidRPr="0052492D">
        <w:rPr>
          <w:lang w:val="en-US"/>
          <w:rPrChange w:id="409" w:author="Bartłomiej Cerek" w:date="2020-04-16T08:29:00Z">
            <w:rPr/>
          </w:rPrChange>
        </w:rPr>
        <w:instrText xml:space="preserve"> HYPERLINK "https://journals.aps.org/prl/pdf/10.1103/PhysRevLett.121.241803" </w:instrText>
      </w:r>
      <w:r w:rsidR="0000604E">
        <w:fldChar w:fldCharType="separate"/>
      </w:r>
      <w:r w:rsidRPr="00DF29F7">
        <w:rPr>
          <w:rStyle w:val="Hyperlink"/>
          <w:color w:val="1155CC"/>
          <w:szCs w:val="24"/>
          <w:lang w:val="en-US"/>
        </w:rPr>
        <w:t>https://journals.aps.org/prl/pdf/10.1103/PhysRevLett.121.241803</w:t>
      </w:r>
      <w:r w:rsidR="0000604E">
        <w:rPr>
          <w:rStyle w:val="Hyperlink"/>
          <w:color w:val="1155CC"/>
          <w:szCs w:val="24"/>
          <w:lang w:val="en-US"/>
        </w:rPr>
        <w:fldChar w:fldCharType="end"/>
      </w:r>
    </w:p>
    <w:p w14:paraId="71714C99" w14:textId="77777777" w:rsidR="00DF29F7" w:rsidRPr="00DF29F7" w:rsidRDefault="00DF29F7" w:rsidP="00DF29F7">
      <w:pPr>
        <w:pStyle w:val="NoSpacing"/>
        <w:rPr>
          <w:szCs w:val="24"/>
          <w:lang w:val="en-US"/>
        </w:rPr>
      </w:pPr>
      <w:r w:rsidRPr="00DF29F7">
        <w:rPr>
          <w:color w:val="000000"/>
          <w:szCs w:val="24"/>
          <w:lang w:val="en-US"/>
        </w:rPr>
        <w:t xml:space="preserve">[3] </w:t>
      </w:r>
      <w:r w:rsidR="0000604E">
        <w:fldChar w:fldCharType="begin"/>
      </w:r>
      <w:r w:rsidR="0000604E" w:rsidRPr="0052492D">
        <w:rPr>
          <w:lang w:val="en-US"/>
          <w:rPrChange w:id="410" w:author="Bartłomiej Cerek" w:date="2020-04-16T08:29:00Z">
            <w:rPr/>
          </w:rPrChange>
        </w:rPr>
        <w:instrText xml:space="preserve"> HYPER</w:instrText>
      </w:r>
      <w:r w:rsidR="0000604E" w:rsidRPr="0052492D">
        <w:rPr>
          <w:lang w:val="en-US"/>
          <w:rPrChange w:id="411" w:author="Bartłomiej Cerek" w:date="2020-04-16T08:29:00Z">
            <w:rPr/>
          </w:rPrChange>
        </w:rPr>
        <w:instrText xml:space="preserve">LINK "https://iopscience.iop.org/article/10.1088/1742-6596/664/7/072015/pdf" </w:instrText>
      </w:r>
      <w:r w:rsidR="0000604E">
        <w:fldChar w:fldCharType="separate"/>
      </w:r>
      <w:r w:rsidRPr="00DF29F7">
        <w:rPr>
          <w:rStyle w:val="Hyperlink"/>
          <w:color w:val="1155CC"/>
          <w:szCs w:val="24"/>
          <w:lang w:val="en-US"/>
        </w:rPr>
        <w:t>https://iopscience.iop.org/article/10.1088/1742-6596/664/7/072015/pdf</w:t>
      </w:r>
      <w:r w:rsidR="0000604E">
        <w:rPr>
          <w:rStyle w:val="Hyperlink"/>
          <w:color w:val="1155CC"/>
          <w:szCs w:val="24"/>
          <w:lang w:val="en-US"/>
        </w:rPr>
        <w:fldChar w:fldCharType="end"/>
      </w:r>
    </w:p>
    <w:p w14:paraId="229484B1" w14:textId="678C8556" w:rsidR="00DF29F7" w:rsidRPr="00DF29F7" w:rsidRDefault="00DF29F7" w:rsidP="00DF29F7">
      <w:pPr>
        <w:pStyle w:val="NoSpacing"/>
        <w:rPr>
          <w:szCs w:val="24"/>
          <w:lang w:val="en-US"/>
        </w:rPr>
      </w:pPr>
      <w:r w:rsidRPr="00DF29F7">
        <w:rPr>
          <w:color w:val="000000"/>
          <w:szCs w:val="24"/>
          <w:lang w:val="en-US"/>
        </w:rPr>
        <w:t xml:space="preserve">[4] </w:t>
      </w:r>
      <w:r w:rsidR="0000604E">
        <w:fldChar w:fldCharType="begin"/>
      </w:r>
      <w:r w:rsidR="0000604E" w:rsidRPr="0052492D">
        <w:rPr>
          <w:lang w:val="en-US"/>
          <w:rPrChange w:id="412" w:author="Bartłomiej Cerek" w:date="2020-04-16T08:29:00Z">
            <w:rPr/>
          </w:rPrChange>
        </w:rPr>
        <w:instrText xml:space="preserve"> HYPERLINK "https://scikit-learn.org/stable/" </w:instrText>
      </w:r>
      <w:r w:rsidR="0000604E">
        <w:fldChar w:fldCharType="separate"/>
      </w:r>
      <w:r w:rsidRPr="00DF29F7">
        <w:rPr>
          <w:rStyle w:val="Hyperlink"/>
          <w:szCs w:val="24"/>
          <w:lang w:val="en-US"/>
        </w:rPr>
        <w:t>https://scikit-learn.org/stable/</w:t>
      </w:r>
      <w:r w:rsidR="0000604E">
        <w:rPr>
          <w:rStyle w:val="Hyperlink"/>
          <w:szCs w:val="24"/>
          <w:lang w:val="en-US"/>
        </w:rPr>
        <w:fldChar w:fldCharType="end"/>
      </w:r>
    </w:p>
    <w:p w14:paraId="36B33E90" w14:textId="0C08F429" w:rsidR="00DF29F7" w:rsidRPr="00DF29F7" w:rsidRDefault="00DF29F7" w:rsidP="00DF29F7">
      <w:pPr>
        <w:pStyle w:val="NoSpacing"/>
        <w:rPr>
          <w:szCs w:val="24"/>
          <w:lang w:val="en-US"/>
        </w:rPr>
      </w:pPr>
      <w:r w:rsidRPr="00DF29F7">
        <w:rPr>
          <w:color w:val="000000"/>
          <w:szCs w:val="24"/>
          <w:lang w:val="en-US"/>
        </w:rPr>
        <w:t xml:space="preserve">[5] </w:t>
      </w:r>
      <w:r w:rsidR="0000604E">
        <w:fldChar w:fldCharType="begin"/>
      </w:r>
      <w:r w:rsidR="0000604E" w:rsidRPr="0052492D">
        <w:rPr>
          <w:lang w:val="en-US"/>
          <w:rPrChange w:id="413" w:author="Bartłomiej Cerek" w:date="2020-04-16T08:29:00Z">
            <w:rPr/>
          </w:rPrChange>
        </w:rPr>
        <w:instrText xml:space="preserve"> HYPERLINK "http</w:instrText>
      </w:r>
      <w:r w:rsidR="0000604E" w:rsidRPr="0052492D">
        <w:rPr>
          <w:lang w:val="en-US"/>
          <w:rPrChange w:id="414" w:author="Bartłomiej Cerek" w:date="2020-04-16T08:29:00Z">
            <w:rPr/>
          </w:rPrChange>
        </w:rPr>
        <w:instrText xml:space="preserve">s://en.wikipedia.org/wiki/Replication_crisis" </w:instrText>
      </w:r>
      <w:r w:rsidR="0000604E">
        <w:fldChar w:fldCharType="separate"/>
      </w:r>
      <w:r w:rsidRPr="00DF29F7">
        <w:rPr>
          <w:rStyle w:val="Hyperlink"/>
          <w:szCs w:val="24"/>
          <w:lang w:val="en-US"/>
        </w:rPr>
        <w:t>https://en.wikipedia.org/wiki/Replication_crisis</w:t>
      </w:r>
      <w:r w:rsidR="0000604E">
        <w:rPr>
          <w:rStyle w:val="Hyperlink"/>
          <w:szCs w:val="24"/>
          <w:lang w:val="en-US"/>
        </w:rPr>
        <w:fldChar w:fldCharType="end"/>
      </w:r>
    </w:p>
    <w:p w14:paraId="1573E000" w14:textId="2464193E" w:rsidR="00DF29F7" w:rsidRPr="00DF29F7" w:rsidRDefault="00DF29F7" w:rsidP="00DF29F7">
      <w:pPr>
        <w:pStyle w:val="NoSpacing"/>
        <w:rPr>
          <w:szCs w:val="24"/>
          <w:lang w:val="en-US"/>
        </w:rPr>
      </w:pPr>
      <w:r w:rsidRPr="00DF29F7">
        <w:rPr>
          <w:color w:val="000000"/>
          <w:szCs w:val="24"/>
          <w:lang w:val="en-US"/>
        </w:rPr>
        <w:t xml:space="preserve">[7] </w:t>
      </w:r>
      <w:r w:rsidR="0000604E">
        <w:fldChar w:fldCharType="begin"/>
      </w:r>
      <w:r w:rsidR="0000604E" w:rsidRPr="0052492D">
        <w:rPr>
          <w:lang w:val="en-US"/>
          <w:rPrChange w:id="415" w:author="Bartłomiej Cerek" w:date="2020-04-16T08:29:00Z">
            <w:rPr/>
          </w:rPrChange>
        </w:rPr>
        <w:instrText xml:space="preserve"> HYPERLINK "https://arxiv.org/pdf/1708.08296.pdf)." </w:instrText>
      </w:r>
      <w:r w:rsidR="0000604E">
        <w:fldChar w:fldCharType="separate"/>
      </w:r>
      <w:r w:rsidRPr="00DF29F7">
        <w:rPr>
          <w:rStyle w:val="Hyperlink"/>
          <w:szCs w:val="24"/>
          <w:lang w:val="en-US"/>
        </w:rPr>
        <w:t>https://arxiv.org/pdf/1708.08296.pdf).</w:t>
      </w:r>
      <w:r w:rsidR="0000604E">
        <w:rPr>
          <w:rStyle w:val="Hyperlink"/>
          <w:szCs w:val="24"/>
          <w:lang w:val="en-US"/>
        </w:rPr>
        <w:fldChar w:fldCharType="end"/>
      </w:r>
    </w:p>
    <w:p w14:paraId="3D92C091" w14:textId="689CBFDC" w:rsidR="003731BC" w:rsidRPr="00F876F0" w:rsidRDefault="00DF29F7" w:rsidP="00DF29F7">
      <w:pPr>
        <w:pStyle w:val="NoSpacing"/>
        <w:rPr>
          <w:szCs w:val="24"/>
          <w:lang w:val="en-US"/>
        </w:rPr>
      </w:pPr>
      <w:r w:rsidRPr="00F876F0">
        <w:rPr>
          <w:color w:val="000000"/>
          <w:szCs w:val="24"/>
          <w:lang w:val="en-US"/>
        </w:rPr>
        <w:t xml:space="preserve">[8] </w:t>
      </w:r>
      <w:r w:rsidR="0000604E">
        <w:fldChar w:fldCharType="begin"/>
      </w:r>
      <w:r w:rsidR="0000604E" w:rsidRPr="0052492D">
        <w:rPr>
          <w:lang w:val="en-US"/>
          <w:rPrChange w:id="416" w:author="Bartłomiej Cerek" w:date="2020-04-16T08:29:00Z">
            <w:rPr/>
          </w:rPrChange>
        </w:rPr>
        <w:instrText xml:space="preserve"> HYPERLINK "https://arxiv.org/abs/1602.04938" </w:instrText>
      </w:r>
      <w:r w:rsidR="0000604E">
        <w:fldChar w:fldCharType="separate"/>
      </w:r>
      <w:r w:rsidRPr="00F876F0">
        <w:rPr>
          <w:rStyle w:val="Hyperlink"/>
          <w:szCs w:val="24"/>
          <w:lang w:val="en-US"/>
        </w:rPr>
        <w:t>https://arxiv.org/abs/1602.04938</w:t>
      </w:r>
      <w:r w:rsidR="0000604E">
        <w:rPr>
          <w:rStyle w:val="Hyperlink"/>
          <w:szCs w:val="24"/>
          <w:lang w:val="en-US"/>
        </w:rPr>
        <w:fldChar w:fldCharType="end"/>
      </w:r>
    </w:p>
    <w:p w14:paraId="39F0FFD2" w14:textId="32BAA6C4"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[9] </w:t>
      </w:r>
      <w:r w:rsidR="0000604E">
        <w:fldChar w:fldCharType="begin"/>
      </w:r>
      <w:r w:rsidR="0000604E" w:rsidRPr="0052492D">
        <w:rPr>
          <w:lang w:val="en-US"/>
          <w:rPrChange w:id="417" w:author="Bartłomiej Cerek" w:date="2020-04-16T08:29:00Z">
            <w:rPr/>
          </w:rPrChange>
        </w:rPr>
        <w:instrText xml:space="preserve"> HYPERLINK "https://home.cern/" </w:instrText>
      </w:r>
      <w:r w:rsidR="0000604E">
        <w:fldChar w:fldCharType="separate"/>
      </w:r>
      <w:r w:rsidRPr="00F876F0">
        <w:rPr>
          <w:rStyle w:val="Hyperlink"/>
          <w:color w:val="1155CC"/>
          <w:lang w:val="en-US"/>
        </w:rPr>
        <w:t>https://home.cern/</w:t>
      </w:r>
      <w:r w:rsidR="0000604E">
        <w:rPr>
          <w:rStyle w:val="Hyperlink"/>
          <w:color w:val="1155CC"/>
          <w:lang w:val="en-US"/>
        </w:rPr>
        <w:fldChar w:fldCharType="end"/>
      </w:r>
    </w:p>
    <w:p w14:paraId="274C3566" w14:textId="7373AFE2" w:rsidR="003731BC" w:rsidRPr="00F876F0" w:rsidRDefault="003731BC" w:rsidP="003731BC">
      <w:pPr>
        <w:pStyle w:val="NormalWeb"/>
        <w:spacing w:before="0" w:beforeAutospacing="0" w:after="0" w:afterAutospacing="0"/>
        <w:jc w:val="both"/>
        <w:rPr>
          <w:lang w:val="en-US"/>
        </w:rPr>
      </w:pPr>
      <w:r w:rsidRPr="00F876F0">
        <w:rPr>
          <w:color w:val="000000"/>
          <w:lang w:val="en-US"/>
        </w:rPr>
        <w:t xml:space="preserve">[10] </w:t>
      </w:r>
      <w:r w:rsidR="0000604E">
        <w:fldChar w:fldCharType="begin"/>
      </w:r>
      <w:r w:rsidR="0000604E" w:rsidRPr="0052492D">
        <w:rPr>
          <w:lang w:val="en-US"/>
          <w:rPrChange w:id="418" w:author="Bartłomiej Cerek" w:date="2020-04-16T08:29:00Z">
            <w:rPr/>
          </w:rPrChange>
        </w:rPr>
        <w:instrText xml:space="preserve"> HYPERLINK "https://arxiv.org/pdf/hep-ph/9504378.pdf" </w:instrText>
      </w:r>
      <w:r w:rsidR="0000604E">
        <w:fldChar w:fldCharType="separate"/>
      </w:r>
      <w:r w:rsidRPr="00F876F0">
        <w:rPr>
          <w:rStyle w:val="Hyperlink"/>
          <w:color w:val="1155CC"/>
          <w:lang w:val="en-US"/>
        </w:rPr>
        <w:t>https://arxiv.org/pdf/hep-ph/9504378.pdf</w:t>
      </w:r>
      <w:r w:rsidR="0000604E">
        <w:rPr>
          <w:rStyle w:val="Hyperlink"/>
          <w:color w:val="1155CC"/>
          <w:lang w:val="en-US"/>
        </w:rPr>
        <w:fldChar w:fldCharType="end"/>
      </w:r>
    </w:p>
    <w:p w14:paraId="596DB327" w14:textId="7A7E0CBE" w:rsidR="003731BC" w:rsidRPr="00F876F0" w:rsidRDefault="00F003ED" w:rsidP="003731BC">
      <w:pPr>
        <w:pStyle w:val="NormalWeb"/>
        <w:spacing w:before="0" w:beforeAutospacing="0" w:after="0" w:afterAutospacing="0"/>
        <w:jc w:val="both"/>
        <w:rPr>
          <w:lang w:val="en-US"/>
        </w:rPr>
      </w:pPr>
      <w:r w:rsidRPr="00F876F0">
        <w:rPr>
          <w:color w:val="000000"/>
          <w:lang w:val="en-US"/>
        </w:rPr>
        <w:t>[</w:t>
      </w:r>
      <w:r w:rsidR="003731BC" w:rsidRPr="00F876F0">
        <w:rPr>
          <w:color w:val="000000"/>
          <w:lang w:val="en-US"/>
        </w:rPr>
        <w:t xml:space="preserve">11] </w:t>
      </w:r>
      <w:r w:rsidR="0000604E">
        <w:fldChar w:fldCharType="begin"/>
      </w:r>
      <w:r w:rsidR="0000604E" w:rsidRPr="0052492D">
        <w:rPr>
          <w:lang w:val="en-US"/>
          <w:rPrChange w:id="419" w:author="Bartłomiej Cerek" w:date="2020-04-16T08:29:00Z">
            <w:rPr/>
          </w:rPrChange>
        </w:rPr>
        <w:instrText xml:space="preserve"> HYPERLINK "https://home.cern/science/accelerators/large-hadron-collider" </w:instrText>
      </w:r>
      <w:r w:rsidR="0000604E">
        <w:fldChar w:fldCharType="separate"/>
      </w:r>
      <w:r w:rsidR="003731BC" w:rsidRPr="00F876F0">
        <w:rPr>
          <w:rStyle w:val="Hyperlink"/>
          <w:color w:val="1155CC"/>
          <w:lang w:val="en-US"/>
        </w:rPr>
        <w:t>https://home.cern/science/accelerators/large-hadron-collider</w:t>
      </w:r>
      <w:r w:rsidR="0000604E">
        <w:rPr>
          <w:rStyle w:val="Hyperlink"/>
          <w:color w:val="1155CC"/>
          <w:lang w:val="en-US"/>
        </w:rPr>
        <w:fldChar w:fldCharType="end"/>
      </w:r>
    </w:p>
    <w:p w14:paraId="514BBF27" w14:textId="6F07CD62"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12</w:t>
      </w:r>
      <w:r w:rsidRPr="00F876F0">
        <w:rPr>
          <w:color w:val="000000"/>
          <w:lang w:val="en-US"/>
        </w:rPr>
        <w:t xml:space="preserve">] </w:t>
      </w:r>
      <w:r w:rsidR="0000604E">
        <w:fldChar w:fldCharType="begin"/>
      </w:r>
      <w:r w:rsidR="0000604E" w:rsidRPr="0052492D">
        <w:rPr>
          <w:lang w:val="en-US"/>
          <w:rPrChange w:id="420" w:author="Bartłomiej Cerek" w:date="2020-04-16T08:29:00Z">
            <w:rPr/>
          </w:rPrChange>
        </w:rPr>
        <w:instrText xml:space="preserve"> HYPERLINK "https://home.cern/science/experiments/alice" </w:instrText>
      </w:r>
      <w:r w:rsidR="0000604E">
        <w:fldChar w:fldCharType="separate"/>
      </w:r>
      <w:r w:rsidRPr="00F876F0">
        <w:rPr>
          <w:rStyle w:val="Hyperlink"/>
          <w:color w:val="1155CC"/>
          <w:lang w:val="en-US"/>
        </w:rPr>
        <w:t>https://home.cern/science/experiments/alice</w:t>
      </w:r>
      <w:r w:rsidR="0000604E">
        <w:rPr>
          <w:rStyle w:val="Hyperlink"/>
          <w:color w:val="1155CC"/>
          <w:lang w:val="en-US"/>
        </w:rPr>
        <w:fldChar w:fldCharType="end"/>
      </w:r>
    </w:p>
    <w:p w14:paraId="61F12ACF" w14:textId="20632701" w:rsidR="003731BC" w:rsidRPr="00F876F0" w:rsidRDefault="003731BC" w:rsidP="003731BC">
      <w:pPr>
        <w:pStyle w:val="NormalWeb"/>
        <w:spacing w:before="0" w:beforeAutospacing="0" w:after="0" w:afterAutospacing="0"/>
        <w:jc w:val="both"/>
        <w:rPr>
          <w:lang w:val="en-US"/>
        </w:rPr>
      </w:pPr>
      <w:r w:rsidRPr="00F876F0">
        <w:rPr>
          <w:color w:val="000000"/>
          <w:lang w:val="en-US"/>
        </w:rPr>
        <w:t>[</w:t>
      </w:r>
      <w:r w:rsidR="00F003ED" w:rsidRPr="00F876F0">
        <w:rPr>
          <w:color w:val="000000"/>
          <w:lang w:val="en-US"/>
        </w:rPr>
        <w:t>13</w:t>
      </w:r>
      <w:r w:rsidRPr="00F876F0">
        <w:rPr>
          <w:color w:val="000000"/>
          <w:lang w:val="en-US"/>
        </w:rPr>
        <w:t xml:space="preserve">] </w:t>
      </w:r>
      <w:r w:rsidR="0000604E">
        <w:fldChar w:fldCharType="begin"/>
      </w:r>
      <w:r w:rsidR="0000604E" w:rsidRPr="0052492D">
        <w:rPr>
          <w:lang w:val="en-US"/>
          <w:rPrChange w:id="421" w:author="Bartłomiej Cerek" w:date="2020-04-16T08:29:00Z">
            <w:rPr/>
          </w:rPrChange>
        </w:rPr>
        <w:instrText xml:space="preserve"> HYP</w:instrText>
      </w:r>
      <w:r w:rsidR="0000604E" w:rsidRPr="0052492D">
        <w:rPr>
          <w:lang w:val="en-US"/>
          <w:rPrChange w:id="422" w:author="Bartłomiej Cerek" w:date="2020-04-16T08:29:00Z">
            <w:rPr/>
          </w:rPrChange>
        </w:rPr>
        <w:instrText xml:space="preserve">ERLINK "https://iopscience.iop.org/article/10.1088/1748-0221/3/08/S08002/meta" </w:instrText>
      </w:r>
      <w:r w:rsidR="0000604E">
        <w:fldChar w:fldCharType="separate"/>
      </w:r>
      <w:r w:rsidRPr="00F876F0">
        <w:rPr>
          <w:rStyle w:val="Hyperlink"/>
          <w:color w:val="1155CC"/>
          <w:lang w:val="en-US"/>
        </w:rPr>
        <w:t>https://iopscience.iop.org/article/10.1088/1748-0221/3/08/S08002/meta</w:t>
      </w:r>
      <w:r w:rsidR="0000604E">
        <w:rPr>
          <w:rStyle w:val="Hyperlink"/>
          <w:color w:val="1155CC"/>
          <w:lang w:val="en-US"/>
        </w:rPr>
        <w:fldChar w:fldCharType="end"/>
      </w:r>
    </w:p>
    <w:p w14:paraId="16DC213D" w14:textId="667660C9" w:rsidR="00F84F3D" w:rsidRPr="00F876F0" w:rsidRDefault="00F84F3D" w:rsidP="00F84F3D">
      <w:pPr>
        <w:pStyle w:val="NoSpacing"/>
        <w:rPr>
          <w:szCs w:val="24"/>
          <w:lang w:val="en-US"/>
        </w:rPr>
      </w:pPr>
      <w:r w:rsidRPr="00F876F0">
        <w:rPr>
          <w:color w:val="000000"/>
          <w:lang w:val="en-US"/>
        </w:rPr>
        <w:t xml:space="preserve">[14]  </w:t>
      </w:r>
      <w:hyperlink r:id="rId56" w:history="1">
        <w:r w:rsidRPr="00F876F0">
          <w:rPr>
            <w:rStyle w:val="Hyperlink"/>
            <w:color w:val="1155CC"/>
            <w:lang w:val="en-US"/>
          </w:rPr>
          <w:t>https://indico.cern.ch/event/505613/contributions/2227515/attachments/1342855/2026384/Poster-v4-120.pdf</w:t>
        </w:r>
      </w:hyperlink>
    </w:p>
    <w:p w14:paraId="61B898D4" w14:textId="26B07825" w:rsidR="00193A4A" w:rsidRPr="00F876F0" w:rsidRDefault="00237087" w:rsidP="003731BC">
      <w:pPr>
        <w:pStyle w:val="NormalWeb"/>
        <w:spacing w:before="0" w:beforeAutospacing="0" w:after="0" w:afterAutospacing="0"/>
        <w:jc w:val="both"/>
        <w:rPr>
          <w:lang w:val="en-US"/>
        </w:rPr>
      </w:pPr>
      <w:r w:rsidRPr="00F876F0">
        <w:rPr>
          <w:lang w:val="en-US"/>
        </w:rPr>
        <w:t>[1</w:t>
      </w:r>
      <w:r w:rsidR="00F84F3D" w:rsidRPr="00F876F0">
        <w:rPr>
          <w:lang w:val="en-US"/>
        </w:rPr>
        <w:t>5</w:t>
      </w:r>
      <w:r w:rsidRPr="00F876F0">
        <w:rPr>
          <w:lang w:val="en-US"/>
        </w:rPr>
        <w:t xml:space="preserve">] </w:t>
      </w:r>
      <w:r w:rsidR="0000604E">
        <w:fldChar w:fldCharType="begin"/>
      </w:r>
      <w:r w:rsidR="0000604E" w:rsidRPr="0052492D">
        <w:rPr>
          <w:lang w:val="en-US"/>
          <w:rPrChange w:id="423" w:author="Bartłomiej Cerek" w:date="2020-04-16T08:29:00Z">
            <w:rPr/>
          </w:rPrChange>
        </w:rPr>
        <w:instrText xml:space="preserve"> HYPERLINK "https://www.indissoluble.com/wp-content/uploads/2018/04/ALICE1-1.jpg" </w:instrText>
      </w:r>
      <w:r w:rsidR="0000604E">
        <w:fldChar w:fldCharType="separate"/>
      </w:r>
      <w:r w:rsidRPr="00F876F0">
        <w:rPr>
          <w:rStyle w:val="Hyperlink"/>
          <w:color w:val="1155CC"/>
          <w:lang w:val="en-US"/>
        </w:rPr>
        <w:t>https://www.indissoluble.com/wp-content/uploads/2018/04/ALICE1-1.jpg</w:t>
      </w:r>
      <w:r w:rsidR="0000604E">
        <w:rPr>
          <w:rStyle w:val="Hyperlink"/>
          <w:color w:val="1155CC"/>
          <w:lang w:val="en-US"/>
        </w:rPr>
        <w:fldChar w:fldCharType="end"/>
      </w:r>
    </w:p>
    <w:p w14:paraId="52984192" w14:textId="15C9E7AC" w:rsidR="00193A4A" w:rsidRPr="00F876F0" w:rsidRDefault="00193A4A" w:rsidP="00193A4A">
      <w:pPr>
        <w:pStyle w:val="NormalWeb"/>
        <w:spacing w:before="0" w:beforeAutospacing="0" w:after="0" w:afterAutospacing="0"/>
        <w:rPr>
          <w:lang w:val="en-US"/>
        </w:rPr>
      </w:pPr>
      <w:r w:rsidRPr="00F876F0">
        <w:rPr>
          <w:color w:val="000000"/>
          <w:lang w:val="en-US"/>
        </w:rPr>
        <w:t xml:space="preserve">[16] </w:t>
      </w:r>
      <w:r w:rsidR="0000604E">
        <w:fldChar w:fldCharType="begin"/>
      </w:r>
      <w:r w:rsidR="0000604E" w:rsidRPr="0052492D">
        <w:rPr>
          <w:lang w:val="en-US"/>
          <w:rPrChange w:id="424" w:author="Bartłomiej Cerek" w:date="2020-04-16T08:29:00Z">
            <w:rPr/>
          </w:rPrChange>
        </w:rPr>
        <w:instrText xml:space="preserve"> HYPERLINK "https://www.python.org/about/" </w:instrText>
      </w:r>
      <w:r w:rsidR="0000604E">
        <w:fldChar w:fldCharType="separate"/>
      </w:r>
      <w:r w:rsidRPr="00F876F0">
        <w:rPr>
          <w:rStyle w:val="Hyperlink"/>
          <w:color w:val="1155CC"/>
          <w:lang w:val="en-US"/>
        </w:rPr>
        <w:t>https://www.python.org/about/</w:t>
      </w:r>
      <w:r w:rsidR="0000604E">
        <w:rPr>
          <w:rStyle w:val="Hyperlink"/>
          <w:color w:val="1155CC"/>
          <w:lang w:val="en-US"/>
        </w:rPr>
        <w:fldChar w:fldCharType="end"/>
      </w:r>
    </w:p>
    <w:p w14:paraId="5C1E8CE9" w14:textId="1C575288" w:rsidR="00193A4A" w:rsidRPr="00F876F0" w:rsidRDefault="00193A4A" w:rsidP="00193A4A">
      <w:pPr>
        <w:pStyle w:val="NormalWeb"/>
        <w:spacing w:before="0" w:beforeAutospacing="0" w:after="0" w:afterAutospacing="0"/>
        <w:rPr>
          <w:lang w:val="en-US"/>
        </w:rPr>
      </w:pPr>
      <w:r w:rsidRPr="00F876F0">
        <w:rPr>
          <w:color w:val="000000"/>
          <w:lang w:val="en-US"/>
        </w:rPr>
        <w:t xml:space="preserve">[17] </w:t>
      </w:r>
      <w:r w:rsidR="0000604E">
        <w:fldChar w:fldCharType="begin"/>
      </w:r>
      <w:r w:rsidR="0000604E" w:rsidRPr="0052492D">
        <w:rPr>
          <w:lang w:val="en-US"/>
          <w:rPrChange w:id="425" w:author="Bartłomiej Cerek" w:date="2020-04-16T08:29:00Z">
            <w:rPr/>
          </w:rPrChange>
        </w:rPr>
        <w:instrText xml:space="preserve"> HYPERLINK "http</w:instrText>
      </w:r>
      <w:r w:rsidR="0000604E" w:rsidRPr="0052492D">
        <w:rPr>
          <w:lang w:val="en-US"/>
          <w:rPrChange w:id="426" w:author="Bartłomiej Cerek" w:date="2020-04-16T08:29:00Z">
            <w:rPr/>
          </w:rPrChange>
        </w:rPr>
        <w:instrText xml:space="preserve">s://en.wikipedia.org/wiki/Python_(programming_language)" </w:instrText>
      </w:r>
      <w:r w:rsidR="0000604E">
        <w:fldChar w:fldCharType="separate"/>
      </w:r>
      <w:r w:rsidRPr="00F876F0">
        <w:rPr>
          <w:rStyle w:val="Hyperlink"/>
          <w:color w:val="1155CC"/>
          <w:lang w:val="en-US"/>
        </w:rPr>
        <w:t>https://en.wikipedia.org/wiki/Python_(programming_language)</w:t>
      </w:r>
      <w:r w:rsidR="0000604E">
        <w:rPr>
          <w:rStyle w:val="Hyperlink"/>
          <w:color w:val="1155CC"/>
          <w:lang w:val="en-US"/>
        </w:rPr>
        <w:fldChar w:fldCharType="end"/>
      </w:r>
    </w:p>
    <w:p w14:paraId="6E37E360" w14:textId="63B7B7DE" w:rsidR="00193A4A" w:rsidRPr="00F876F0" w:rsidRDefault="00193A4A" w:rsidP="00193A4A">
      <w:pPr>
        <w:pStyle w:val="NormalWeb"/>
        <w:spacing w:before="0" w:beforeAutospacing="0" w:after="0" w:afterAutospacing="0"/>
        <w:rPr>
          <w:lang w:val="en-US"/>
        </w:rPr>
      </w:pPr>
      <w:r w:rsidRPr="00F876F0">
        <w:rPr>
          <w:color w:val="000000"/>
          <w:lang w:val="en-US"/>
        </w:rPr>
        <w:t xml:space="preserve">[18] </w:t>
      </w:r>
      <w:r w:rsidR="0000604E">
        <w:fldChar w:fldCharType="begin"/>
      </w:r>
      <w:r w:rsidR="0000604E" w:rsidRPr="0052492D">
        <w:rPr>
          <w:lang w:val="en-US"/>
          <w:rPrChange w:id="427" w:author="Bartłomiej Cerek" w:date="2020-04-16T08:29:00Z">
            <w:rPr/>
          </w:rPrChange>
        </w:rPr>
        <w:instrText xml:space="preserve"> HYPERLINK "https://www.tiobe.com/tiobe-index/" </w:instrText>
      </w:r>
      <w:r w:rsidR="0000604E">
        <w:fldChar w:fldCharType="separate"/>
      </w:r>
      <w:r w:rsidRPr="00F876F0">
        <w:rPr>
          <w:rStyle w:val="Hyperlink"/>
          <w:color w:val="1155CC"/>
          <w:lang w:val="en-US"/>
        </w:rPr>
        <w:t>https://www.tiobe.com/tiobe-index/</w:t>
      </w:r>
      <w:r w:rsidR="0000604E">
        <w:rPr>
          <w:rStyle w:val="Hyperlink"/>
          <w:color w:val="1155CC"/>
          <w:lang w:val="en-US"/>
        </w:rPr>
        <w:fldChar w:fldCharType="end"/>
      </w:r>
    </w:p>
    <w:p w14:paraId="39868A16" w14:textId="2FA47BCB" w:rsidR="00193A4A" w:rsidRPr="00F876F0" w:rsidRDefault="00193A4A" w:rsidP="00193A4A">
      <w:pPr>
        <w:pStyle w:val="NormalWeb"/>
        <w:spacing w:before="0" w:beforeAutospacing="0" w:after="0" w:afterAutospacing="0"/>
        <w:rPr>
          <w:lang w:val="en-US"/>
        </w:rPr>
      </w:pPr>
      <w:r w:rsidRPr="00F876F0">
        <w:rPr>
          <w:color w:val="000000"/>
          <w:lang w:val="en-US"/>
        </w:rPr>
        <w:t xml:space="preserve">[19] </w:t>
      </w:r>
      <w:r w:rsidR="0000604E">
        <w:fldChar w:fldCharType="begin"/>
      </w:r>
      <w:r w:rsidR="0000604E" w:rsidRPr="0052492D">
        <w:rPr>
          <w:lang w:val="en-US"/>
          <w:rPrChange w:id="428" w:author="Bartłomiej Cerek" w:date="2020-04-16T08:29:00Z">
            <w:rPr/>
          </w:rPrChange>
        </w:rPr>
        <w:instrText xml:space="preserve"> HYPERLINK "https://en.wikipedia.org/wik</w:instrText>
      </w:r>
      <w:r w:rsidR="0000604E" w:rsidRPr="0052492D">
        <w:rPr>
          <w:lang w:val="en-US"/>
          <w:rPrChange w:id="429" w:author="Bartłomiej Cerek" w:date="2020-04-16T08:29:00Z">
            <w:rPr/>
          </w:rPrChange>
        </w:rPr>
        <w:instrText xml:space="preserve">i/Conda_(package_manager)" </w:instrText>
      </w:r>
      <w:r w:rsidR="0000604E">
        <w:fldChar w:fldCharType="separate"/>
      </w:r>
      <w:r w:rsidRPr="00F876F0">
        <w:rPr>
          <w:rStyle w:val="Hyperlink"/>
          <w:color w:val="1155CC"/>
          <w:lang w:val="en-US"/>
        </w:rPr>
        <w:t>https://en.wikipedia.org/wiki/Conda_(package_manager)</w:t>
      </w:r>
      <w:r w:rsidR="0000604E">
        <w:rPr>
          <w:rStyle w:val="Hyperlink"/>
          <w:color w:val="1155CC"/>
          <w:lang w:val="en-US"/>
        </w:rPr>
        <w:fldChar w:fldCharType="end"/>
      </w:r>
    </w:p>
    <w:p w14:paraId="57886F42" w14:textId="545C4D83" w:rsidR="00193A4A" w:rsidRPr="00F876F0" w:rsidRDefault="00193A4A" w:rsidP="00193A4A">
      <w:pPr>
        <w:pStyle w:val="NormalWeb"/>
        <w:spacing w:before="0" w:beforeAutospacing="0" w:after="0" w:afterAutospacing="0"/>
        <w:rPr>
          <w:lang w:val="en-US"/>
        </w:rPr>
      </w:pPr>
      <w:r w:rsidRPr="00F876F0">
        <w:rPr>
          <w:color w:val="000000"/>
          <w:lang w:val="en-US"/>
        </w:rPr>
        <w:t xml:space="preserve">[20] </w:t>
      </w:r>
      <w:r w:rsidR="0000604E">
        <w:fldChar w:fldCharType="begin"/>
      </w:r>
      <w:r w:rsidR="0000604E" w:rsidRPr="0052492D">
        <w:rPr>
          <w:lang w:val="en-US"/>
          <w:rPrChange w:id="430" w:author="Bartłomiej Cerek" w:date="2020-04-16T08:29:00Z">
            <w:rPr/>
          </w:rPrChange>
        </w:rPr>
        <w:instrText xml:space="preserve"> HYPERLINK "https://jupyter.org/" </w:instrText>
      </w:r>
      <w:r w:rsidR="0000604E">
        <w:fldChar w:fldCharType="separate"/>
      </w:r>
      <w:r w:rsidRPr="00F876F0">
        <w:rPr>
          <w:rStyle w:val="Hyperlink"/>
          <w:color w:val="1155CC"/>
          <w:lang w:val="en-US"/>
        </w:rPr>
        <w:t>https://jupyter.org/</w:t>
      </w:r>
      <w:r w:rsidR="0000604E">
        <w:rPr>
          <w:rStyle w:val="Hyperlink"/>
          <w:color w:val="1155CC"/>
          <w:lang w:val="en-US"/>
        </w:rPr>
        <w:fldChar w:fldCharType="end"/>
      </w:r>
    </w:p>
    <w:p w14:paraId="542DE693" w14:textId="79453F8B" w:rsidR="00193A4A" w:rsidRPr="00F876F0" w:rsidRDefault="00193A4A" w:rsidP="00193A4A">
      <w:pPr>
        <w:pStyle w:val="NormalWeb"/>
        <w:spacing w:before="0" w:beforeAutospacing="0" w:after="0" w:afterAutospacing="0"/>
        <w:rPr>
          <w:lang w:val="en-US"/>
        </w:rPr>
      </w:pPr>
      <w:r w:rsidRPr="00F876F0">
        <w:rPr>
          <w:lang w:val="en-US"/>
        </w:rPr>
        <w:t xml:space="preserve">[21] </w:t>
      </w:r>
      <w:r w:rsidR="0000604E">
        <w:fldChar w:fldCharType="begin"/>
      </w:r>
      <w:r w:rsidR="0000604E" w:rsidRPr="0052492D">
        <w:rPr>
          <w:lang w:val="en-US"/>
          <w:rPrChange w:id="431" w:author="Bartłomiej Cerek" w:date="2020-04-16T08:29:00Z">
            <w:rPr/>
          </w:rPrChange>
        </w:rPr>
        <w:instrText xml:space="preserve"> HYPERLINK "https://upload.wikimedia.org/wikipedia/commons/thumb/f/f8/Python_logo_and_wordmark.svg/1280p</w:instrText>
      </w:r>
      <w:r w:rsidR="0000604E" w:rsidRPr="0052492D">
        <w:rPr>
          <w:lang w:val="en-US"/>
          <w:rPrChange w:id="432" w:author="Bartłomiej Cerek" w:date="2020-04-16T08:29:00Z">
            <w:rPr/>
          </w:rPrChange>
        </w:rPr>
        <w:instrText xml:space="preserve">x-Python_logo_and_wordmark.svg.png" </w:instrText>
      </w:r>
      <w:r w:rsidR="0000604E">
        <w:fldChar w:fldCharType="separate"/>
      </w:r>
      <w:r w:rsidRPr="00F876F0">
        <w:rPr>
          <w:rStyle w:val="Hyperlink"/>
          <w:color w:val="1155CC"/>
          <w:lang w:val="en-US"/>
        </w:rPr>
        <w:t>https://upload.wikimedia.org/wikipedia/commons/thumb/f/f8/Python_logo_and_wordmark.svg/1280px-Python_logo_and_wordmark.svg.png</w:t>
      </w:r>
      <w:r w:rsidR="0000604E">
        <w:rPr>
          <w:rStyle w:val="Hyperlink"/>
          <w:color w:val="1155CC"/>
          <w:lang w:val="en-US"/>
        </w:rPr>
        <w:fldChar w:fldCharType="end"/>
      </w:r>
    </w:p>
    <w:p w14:paraId="676B1E6C" w14:textId="275D5C68" w:rsidR="00193A4A" w:rsidRPr="00F876F0" w:rsidRDefault="00CA0561" w:rsidP="00193A4A">
      <w:pPr>
        <w:pStyle w:val="NormalWeb"/>
        <w:spacing w:before="0" w:beforeAutospacing="0" w:after="0" w:afterAutospacing="0"/>
        <w:rPr>
          <w:lang w:val="en-US"/>
        </w:rPr>
      </w:pPr>
      <w:r w:rsidRPr="00F876F0">
        <w:rPr>
          <w:color w:val="000000"/>
          <w:lang w:val="en-US"/>
        </w:rPr>
        <w:t xml:space="preserve">[22] </w:t>
      </w:r>
      <w:r w:rsidR="0000604E">
        <w:fldChar w:fldCharType="begin"/>
      </w:r>
      <w:r w:rsidR="0000604E" w:rsidRPr="0052492D">
        <w:rPr>
          <w:lang w:val="en-US"/>
          <w:rPrChange w:id="433" w:author="Bartłomiej Cerek" w:date="2020-04-16T08:29:00Z">
            <w:rPr/>
          </w:rPrChange>
        </w:rPr>
        <w:instrText xml:space="preserve"> HYPERLINK "https://www.python.org/dev/peps/pep-0008/" </w:instrText>
      </w:r>
      <w:r w:rsidR="0000604E">
        <w:fldChar w:fldCharType="separate"/>
      </w:r>
      <w:r w:rsidRPr="00F876F0">
        <w:rPr>
          <w:rStyle w:val="Hyperlink"/>
          <w:color w:val="1155CC"/>
          <w:lang w:val="en-US"/>
        </w:rPr>
        <w:t>https://www.python.org/dev/peps/pep-0008/</w:t>
      </w:r>
      <w:r w:rsidR="0000604E">
        <w:rPr>
          <w:rStyle w:val="Hyperlink"/>
          <w:color w:val="1155CC"/>
          <w:lang w:val="en-US"/>
        </w:rPr>
        <w:fldChar w:fldCharType="end"/>
      </w:r>
    </w:p>
    <w:p w14:paraId="796C43EF" w14:textId="57157BA6"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23</w:t>
      </w:r>
      <w:r w:rsidRPr="00F876F0">
        <w:rPr>
          <w:color w:val="000000"/>
          <w:lang w:val="en-US"/>
        </w:rPr>
        <w:t xml:space="preserve">] </w:t>
      </w:r>
      <w:r w:rsidR="0000604E">
        <w:fldChar w:fldCharType="begin"/>
      </w:r>
      <w:r w:rsidR="0000604E" w:rsidRPr="0052492D">
        <w:rPr>
          <w:lang w:val="en-US"/>
          <w:rPrChange w:id="434" w:author="Bartłomiej Cerek" w:date="2020-04-16T08:29:00Z">
            <w:rPr/>
          </w:rPrChange>
        </w:rPr>
        <w:instrText xml:space="preserve"> HYPERLINK "https://numpy.org/" </w:instrText>
      </w:r>
      <w:r w:rsidR="0000604E">
        <w:fldChar w:fldCharType="separate"/>
      </w:r>
      <w:r w:rsidRPr="00F876F0">
        <w:rPr>
          <w:rStyle w:val="Hyperlink"/>
          <w:color w:val="1155CC"/>
          <w:lang w:val="en-US"/>
        </w:rPr>
        <w:t>https://numpy.org/</w:t>
      </w:r>
      <w:r w:rsidR="0000604E">
        <w:rPr>
          <w:rStyle w:val="Hyperlink"/>
          <w:color w:val="1155CC"/>
          <w:lang w:val="en-US"/>
        </w:rPr>
        <w:fldChar w:fldCharType="end"/>
      </w:r>
    </w:p>
    <w:p w14:paraId="49770EC7" w14:textId="1456741F"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24</w:t>
      </w:r>
      <w:r w:rsidRPr="00F876F0">
        <w:rPr>
          <w:color w:val="000000"/>
          <w:lang w:val="en-US"/>
        </w:rPr>
        <w:t xml:space="preserve">] </w:t>
      </w:r>
      <w:r w:rsidR="0000604E">
        <w:fldChar w:fldCharType="begin"/>
      </w:r>
      <w:r w:rsidR="0000604E" w:rsidRPr="0052492D">
        <w:rPr>
          <w:lang w:val="en-US"/>
          <w:rPrChange w:id="435" w:author="Bartłomiej Cerek" w:date="2020-04-16T08:29:00Z">
            <w:rPr/>
          </w:rPrChange>
        </w:rPr>
        <w:instrText xml:space="preserve"> HYPERLINK "https://pandas.pydata.org/" </w:instrText>
      </w:r>
      <w:r w:rsidR="0000604E">
        <w:fldChar w:fldCharType="separate"/>
      </w:r>
      <w:r w:rsidRPr="00F876F0">
        <w:rPr>
          <w:rStyle w:val="Hyperlink"/>
          <w:color w:val="1155CC"/>
          <w:lang w:val="en-US"/>
        </w:rPr>
        <w:t>https://pandas.pydata.org/</w:t>
      </w:r>
      <w:r w:rsidR="0000604E">
        <w:rPr>
          <w:rStyle w:val="Hyperlink"/>
          <w:color w:val="1155CC"/>
          <w:lang w:val="en-US"/>
        </w:rPr>
        <w:fldChar w:fldCharType="end"/>
      </w:r>
    </w:p>
    <w:p w14:paraId="777EB1F2" w14:textId="333A10F3" w:rsidR="00193A4A" w:rsidRPr="00F876F0" w:rsidRDefault="00193A4A" w:rsidP="00193A4A">
      <w:pPr>
        <w:pStyle w:val="NormalWeb"/>
        <w:spacing w:before="0" w:beforeAutospacing="0" w:after="0" w:afterAutospacing="0"/>
        <w:rPr>
          <w:lang w:val="en-US"/>
        </w:rPr>
      </w:pPr>
      <w:r w:rsidRPr="00F876F0">
        <w:rPr>
          <w:color w:val="000000"/>
          <w:lang w:val="en-US"/>
        </w:rPr>
        <w:t>[</w:t>
      </w:r>
      <w:r w:rsidR="00CA0561" w:rsidRPr="00F876F0">
        <w:rPr>
          <w:color w:val="000000"/>
          <w:lang w:val="en-US"/>
        </w:rPr>
        <w:t>25</w:t>
      </w:r>
      <w:r w:rsidRPr="00F876F0">
        <w:rPr>
          <w:color w:val="000000"/>
          <w:lang w:val="en-US"/>
        </w:rPr>
        <w:t xml:space="preserve">] </w:t>
      </w:r>
      <w:r w:rsidR="0000604E">
        <w:fldChar w:fldCharType="begin"/>
      </w:r>
      <w:r w:rsidR="0000604E" w:rsidRPr="0052492D">
        <w:rPr>
          <w:lang w:val="en-US"/>
          <w:rPrChange w:id="436" w:author="Bartłomiej Cerek" w:date="2020-04-16T08:29:00Z">
            <w:rPr/>
          </w:rPrChange>
        </w:rPr>
        <w:instrText xml:space="preserve"> HYPERLINK "https://matplotlib.org/" </w:instrText>
      </w:r>
      <w:r w:rsidR="0000604E">
        <w:fldChar w:fldCharType="separate"/>
      </w:r>
      <w:r w:rsidRPr="00F876F0">
        <w:rPr>
          <w:rStyle w:val="Hyperlink"/>
          <w:color w:val="1155CC"/>
          <w:lang w:val="en-US"/>
        </w:rPr>
        <w:t>https://matplotlib.org/</w:t>
      </w:r>
      <w:r w:rsidR="0000604E">
        <w:rPr>
          <w:rStyle w:val="Hyperlink"/>
          <w:color w:val="1155CC"/>
          <w:lang w:val="en-US"/>
        </w:rPr>
        <w:fldChar w:fldCharType="end"/>
      </w:r>
    </w:p>
    <w:p w14:paraId="527D7FF5" w14:textId="4B16FDC8" w:rsidR="00193A4A" w:rsidRPr="00F876F0" w:rsidRDefault="00CA0561" w:rsidP="00193A4A">
      <w:pPr>
        <w:pStyle w:val="NormalWeb"/>
        <w:spacing w:before="0" w:beforeAutospacing="0" w:after="0" w:afterAutospacing="0"/>
        <w:rPr>
          <w:lang w:val="en-US"/>
        </w:rPr>
      </w:pPr>
      <w:r w:rsidRPr="00F876F0">
        <w:rPr>
          <w:color w:val="000000"/>
          <w:lang w:val="en-US"/>
        </w:rPr>
        <w:t>[26]</w:t>
      </w:r>
      <w:r w:rsidRPr="00F876F0">
        <w:rPr>
          <w:lang w:val="en-US"/>
        </w:rPr>
        <w:t xml:space="preserve"> </w:t>
      </w:r>
      <w:r w:rsidR="0000604E">
        <w:fldChar w:fldCharType="begin"/>
      </w:r>
      <w:r w:rsidR="0000604E" w:rsidRPr="0052492D">
        <w:rPr>
          <w:lang w:val="en-US"/>
          <w:rPrChange w:id="437" w:author="Bartłomiej Cerek" w:date="2020-04-16T08:29:00Z">
            <w:rPr/>
          </w:rPrChange>
        </w:rPr>
        <w:instrText xml:space="preserve"> HYPERLINK "https://www.scipy.org/" </w:instrText>
      </w:r>
      <w:r w:rsidR="0000604E">
        <w:fldChar w:fldCharType="separate"/>
      </w:r>
      <w:r w:rsidRPr="00F876F0">
        <w:rPr>
          <w:rStyle w:val="Hyperlink"/>
          <w:lang w:val="en-US"/>
        </w:rPr>
        <w:t>https://www.scipy.org/</w:t>
      </w:r>
      <w:r w:rsidR="0000604E">
        <w:rPr>
          <w:rStyle w:val="Hyperlink"/>
          <w:lang w:val="en-US"/>
        </w:rPr>
        <w:fldChar w:fldCharType="end"/>
      </w:r>
    </w:p>
    <w:p w14:paraId="04F9AA36" w14:textId="767F449F" w:rsidR="00193A4A" w:rsidRPr="00F876F0" w:rsidRDefault="00193A4A" w:rsidP="00193A4A">
      <w:pPr>
        <w:pStyle w:val="NormalWeb"/>
        <w:spacing w:before="0" w:beforeAutospacing="0" w:after="0" w:afterAutospacing="0"/>
        <w:rPr>
          <w:lang w:val="en-US"/>
        </w:rPr>
      </w:pPr>
      <w:r w:rsidRPr="00F876F0">
        <w:rPr>
          <w:color w:val="000000"/>
          <w:lang w:val="en-US"/>
        </w:rPr>
        <w:t>[</w:t>
      </w:r>
      <w:r w:rsidR="00A40F89" w:rsidRPr="00F876F0">
        <w:rPr>
          <w:color w:val="000000"/>
          <w:lang w:val="en-US"/>
        </w:rPr>
        <w:t>27</w:t>
      </w:r>
      <w:r w:rsidRPr="00F876F0">
        <w:rPr>
          <w:color w:val="000000"/>
          <w:lang w:val="en-US"/>
        </w:rPr>
        <w:t xml:space="preserve">] </w:t>
      </w:r>
      <w:r w:rsidR="0000604E">
        <w:fldChar w:fldCharType="begin"/>
      </w:r>
      <w:r w:rsidR="0000604E" w:rsidRPr="0052492D">
        <w:rPr>
          <w:lang w:val="en-US"/>
          <w:rPrChange w:id="438" w:author="Bartłomiej Cerek" w:date="2020-04-16T08:29:00Z">
            <w:rPr/>
          </w:rPrChange>
        </w:rPr>
        <w:instrText xml:space="preserve"> HYPERLINK "https://scikit-learn.org/stable/" </w:instrText>
      </w:r>
      <w:r w:rsidR="0000604E">
        <w:fldChar w:fldCharType="separate"/>
      </w:r>
      <w:r w:rsidRPr="00F876F0">
        <w:rPr>
          <w:rStyle w:val="Hyperlink"/>
          <w:color w:val="1155CC"/>
          <w:lang w:val="en-US"/>
        </w:rPr>
        <w:t>https://scikit-learn.org/stable/</w:t>
      </w:r>
      <w:r w:rsidR="0000604E">
        <w:rPr>
          <w:rStyle w:val="Hyperlink"/>
          <w:color w:val="1155CC"/>
          <w:lang w:val="en-US"/>
        </w:rPr>
        <w:fldChar w:fldCharType="end"/>
      </w:r>
    </w:p>
    <w:p w14:paraId="6C7FDF32" w14:textId="6433816F" w:rsidR="00A40F89" w:rsidRPr="00F876F0" w:rsidRDefault="00A40F89" w:rsidP="00193A4A">
      <w:pPr>
        <w:pStyle w:val="NormalWeb"/>
        <w:spacing w:before="0" w:beforeAutospacing="0" w:after="0" w:afterAutospacing="0"/>
        <w:jc w:val="both"/>
        <w:rPr>
          <w:lang w:val="en-US"/>
        </w:rPr>
      </w:pPr>
      <w:r w:rsidRPr="00F876F0">
        <w:rPr>
          <w:color w:val="000000"/>
          <w:lang w:val="en-US"/>
        </w:rPr>
        <w:t xml:space="preserve">[28] </w:t>
      </w:r>
      <w:r w:rsidR="0000604E">
        <w:fldChar w:fldCharType="begin"/>
      </w:r>
      <w:r w:rsidR="0000604E" w:rsidRPr="0052492D">
        <w:rPr>
          <w:lang w:val="en-US"/>
          <w:rPrChange w:id="439" w:author="Bartłomiej Cerek" w:date="2020-04-16T08:29:00Z">
            <w:rPr/>
          </w:rPrChange>
        </w:rPr>
        <w:instrText xml:space="preserve"> HYPERLINK "https://pytorch.org/" </w:instrText>
      </w:r>
      <w:r w:rsidR="0000604E">
        <w:fldChar w:fldCharType="separate"/>
      </w:r>
      <w:r w:rsidRPr="00F876F0">
        <w:rPr>
          <w:rStyle w:val="Hyperlink"/>
          <w:lang w:val="en-US"/>
        </w:rPr>
        <w:t>https://pytorch.org/</w:t>
      </w:r>
      <w:r w:rsidR="0000604E">
        <w:rPr>
          <w:rStyle w:val="Hyperlink"/>
          <w:lang w:val="en-US"/>
        </w:rPr>
        <w:fldChar w:fldCharType="end"/>
      </w:r>
    </w:p>
    <w:p w14:paraId="3807F8EE" w14:textId="4945CB52" w:rsidR="00193A4A" w:rsidRPr="00F876F0" w:rsidRDefault="00193A4A" w:rsidP="00193A4A">
      <w:pPr>
        <w:pStyle w:val="NormalWeb"/>
        <w:spacing w:before="0" w:beforeAutospacing="0" w:after="0" w:afterAutospacing="0"/>
        <w:jc w:val="both"/>
        <w:rPr>
          <w:lang w:val="en-US"/>
        </w:rPr>
      </w:pPr>
      <w:r w:rsidRPr="00F876F0">
        <w:rPr>
          <w:color w:val="000000"/>
          <w:lang w:val="en-US"/>
        </w:rPr>
        <w:t>[</w:t>
      </w:r>
      <w:r w:rsidR="00A40F89" w:rsidRPr="00F876F0">
        <w:rPr>
          <w:color w:val="000000"/>
          <w:lang w:val="en-US"/>
        </w:rPr>
        <w:t>29</w:t>
      </w:r>
      <w:r w:rsidRPr="00F876F0">
        <w:rPr>
          <w:color w:val="000000"/>
          <w:lang w:val="en-US"/>
        </w:rPr>
        <w:t xml:space="preserve">] </w:t>
      </w:r>
      <w:r w:rsidR="0000604E">
        <w:fldChar w:fldCharType="begin"/>
      </w:r>
      <w:r w:rsidR="0000604E" w:rsidRPr="0052492D">
        <w:rPr>
          <w:lang w:val="en-US"/>
          <w:rPrChange w:id="440" w:author="Bartłomiej Cerek" w:date="2020-04-16T08:29:00Z">
            <w:rPr/>
          </w:rPrChange>
        </w:rPr>
        <w:instrText xml:space="preserve"> HYPERLINK "https://skorch.readthedocs.</w:instrText>
      </w:r>
      <w:r w:rsidR="0000604E" w:rsidRPr="0052492D">
        <w:rPr>
          <w:lang w:val="en-US"/>
          <w:rPrChange w:id="441" w:author="Bartłomiej Cerek" w:date="2020-04-16T08:29:00Z">
            <w:rPr/>
          </w:rPrChange>
        </w:rPr>
        <w:instrText xml:space="preserve">io/en/stable/" </w:instrText>
      </w:r>
      <w:r w:rsidR="0000604E">
        <w:fldChar w:fldCharType="separate"/>
      </w:r>
      <w:r w:rsidRPr="00F876F0">
        <w:rPr>
          <w:rStyle w:val="Hyperlink"/>
          <w:color w:val="1155CC"/>
          <w:lang w:val="en-US"/>
        </w:rPr>
        <w:t>https://skorch.readthedocs.io/en/stable/</w:t>
      </w:r>
      <w:r w:rsidR="0000604E">
        <w:rPr>
          <w:rStyle w:val="Hyperlink"/>
          <w:color w:val="1155CC"/>
          <w:lang w:val="en-US"/>
        </w:rPr>
        <w:fldChar w:fldCharType="end"/>
      </w:r>
    </w:p>
    <w:p w14:paraId="1595D85E" w14:textId="70833281" w:rsidR="00F64883" w:rsidRPr="00F876F0" w:rsidRDefault="00F64883" w:rsidP="00193A4A">
      <w:pPr>
        <w:pStyle w:val="NormalWeb"/>
        <w:spacing w:before="0" w:beforeAutospacing="0" w:after="0" w:afterAutospacing="0"/>
        <w:jc w:val="both"/>
        <w:rPr>
          <w:lang w:val="en-US"/>
        </w:rPr>
      </w:pPr>
      <w:r w:rsidRPr="00F876F0">
        <w:rPr>
          <w:lang w:val="en-US"/>
        </w:rPr>
        <w:t xml:space="preserve">[30] </w:t>
      </w:r>
      <w:r w:rsidR="0000604E">
        <w:fldChar w:fldCharType="begin"/>
      </w:r>
      <w:r w:rsidR="0000604E" w:rsidRPr="0052492D">
        <w:rPr>
          <w:lang w:val="en-US"/>
          <w:rPrChange w:id="442" w:author="Bartłomiej Cerek" w:date="2020-04-16T08:29:00Z">
            <w:rPr/>
          </w:rPrChange>
        </w:rPr>
        <w:instrText xml:space="preserve"> HYPERLINK "https://en.wikipedia.org/wiki/Exploratory_data_analysis" </w:instrText>
      </w:r>
      <w:r w:rsidR="0000604E">
        <w:fldChar w:fldCharType="separate"/>
      </w:r>
      <w:r w:rsidRPr="00F876F0">
        <w:rPr>
          <w:rStyle w:val="Hyperlink"/>
          <w:color w:val="1155CC"/>
          <w:lang w:val="en-US"/>
        </w:rPr>
        <w:t>https://en.wikipedia.org/wiki/Exploratory_data_analysis</w:t>
      </w:r>
      <w:r w:rsidR="0000604E">
        <w:rPr>
          <w:rStyle w:val="Hyperlink"/>
          <w:color w:val="1155CC"/>
          <w:lang w:val="en-US"/>
        </w:rPr>
        <w:fldChar w:fldCharType="end"/>
      </w:r>
    </w:p>
    <w:p w14:paraId="14A0C66F" w14:textId="50B285C9" w:rsidR="00896E00" w:rsidRPr="00F876F0" w:rsidRDefault="00896E00" w:rsidP="00896E00">
      <w:pPr>
        <w:pStyle w:val="NormalWeb"/>
        <w:spacing w:before="0" w:beforeAutospacing="0" w:after="0" w:afterAutospacing="0"/>
        <w:rPr>
          <w:lang w:val="en-US"/>
        </w:rPr>
      </w:pPr>
      <w:r w:rsidRPr="00F876F0">
        <w:rPr>
          <w:color w:val="000000"/>
          <w:lang w:val="en-US"/>
        </w:rPr>
        <w:t xml:space="preserve">[31] </w:t>
      </w:r>
      <w:r w:rsidR="0000604E">
        <w:fldChar w:fldCharType="begin"/>
      </w:r>
      <w:r w:rsidR="0000604E" w:rsidRPr="0052492D">
        <w:rPr>
          <w:lang w:val="en-US"/>
          <w:rPrChange w:id="443" w:author="Bartłomiej Cerek" w:date="2020-04-16T08:29:00Z">
            <w:rPr/>
          </w:rPrChange>
        </w:rPr>
        <w:instrText xml:space="preserve"> HYPERLINK "https://en.wikipedia.org/wiki/Dimensionality_reduction" </w:instrText>
      </w:r>
      <w:r w:rsidR="0000604E">
        <w:fldChar w:fldCharType="separate"/>
      </w:r>
      <w:r w:rsidRPr="00F876F0">
        <w:rPr>
          <w:rStyle w:val="Hyperlink"/>
          <w:color w:val="1155CC"/>
          <w:lang w:val="en-US"/>
        </w:rPr>
        <w:t>https://en.wikipedia.org/wiki/Dimensionality_reduction</w:t>
      </w:r>
      <w:r w:rsidR="0000604E">
        <w:rPr>
          <w:rStyle w:val="Hyperlink"/>
          <w:color w:val="1155CC"/>
          <w:lang w:val="en-US"/>
        </w:rPr>
        <w:fldChar w:fldCharType="end"/>
      </w:r>
    </w:p>
    <w:p w14:paraId="76E94B97" w14:textId="1D89C395" w:rsidR="00896E00" w:rsidRPr="00F876F0" w:rsidRDefault="00896E00" w:rsidP="00896E00">
      <w:pPr>
        <w:pStyle w:val="NormalWeb"/>
        <w:spacing w:before="0" w:beforeAutospacing="0" w:after="0" w:afterAutospacing="0"/>
        <w:rPr>
          <w:lang w:val="en-US"/>
        </w:rPr>
      </w:pPr>
      <w:r w:rsidRPr="00F876F0">
        <w:rPr>
          <w:color w:val="000000"/>
          <w:lang w:val="en-US"/>
        </w:rPr>
        <w:lastRenderedPageBreak/>
        <w:t xml:space="preserve">[32] </w:t>
      </w:r>
      <w:r w:rsidR="0000604E">
        <w:fldChar w:fldCharType="begin"/>
      </w:r>
      <w:r w:rsidR="0000604E" w:rsidRPr="0052492D">
        <w:rPr>
          <w:lang w:val="en-US"/>
          <w:rPrChange w:id="444" w:author="Bartłomiej Cerek" w:date="2020-04-16T08:29:00Z">
            <w:rPr/>
          </w:rPrChange>
        </w:rPr>
        <w:instrText xml:space="preserve"> HYPERLINK "https://members.loria.fr/moberger/Enseignement/AVR/Exposes/TR_Dimensiereductie.pdf" </w:instrText>
      </w:r>
      <w:r w:rsidR="0000604E">
        <w:fldChar w:fldCharType="separate"/>
      </w:r>
      <w:r w:rsidRPr="00F876F0">
        <w:rPr>
          <w:rStyle w:val="Hyperlink"/>
          <w:color w:val="1155CC"/>
          <w:lang w:val="en-US"/>
        </w:rPr>
        <w:t>https://members.loria.fr/moberger/Enseignement/AVR/Exposes/TR_Dimensiereductie.pdf</w:t>
      </w:r>
      <w:r w:rsidR="0000604E">
        <w:rPr>
          <w:rStyle w:val="Hyperlink"/>
          <w:color w:val="1155CC"/>
          <w:lang w:val="en-US"/>
        </w:rPr>
        <w:fldChar w:fldCharType="end"/>
      </w:r>
    </w:p>
    <w:p w14:paraId="6F05D3B1" w14:textId="5FA0716D" w:rsidR="00896E00" w:rsidRPr="00F876F0" w:rsidRDefault="00896E00" w:rsidP="00896E00">
      <w:pPr>
        <w:pStyle w:val="NormalWeb"/>
        <w:spacing w:before="0" w:beforeAutospacing="0" w:after="0" w:afterAutospacing="0"/>
        <w:rPr>
          <w:lang w:val="en-US"/>
        </w:rPr>
      </w:pPr>
      <w:r w:rsidRPr="00F876F0">
        <w:rPr>
          <w:color w:val="000000"/>
          <w:lang w:val="en-US"/>
        </w:rPr>
        <w:t xml:space="preserve">[33] </w:t>
      </w:r>
      <w:r w:rsidR="0000604E">
        <w:fldChar w:fldCharType="begin"/>
      </w:r>
      <w:r w:rsidR="0000604E" w:rsidRPr="0052492D">
        <w:rPr>
          <w:lang w:val="en-US"/>
          <w:rPrChange w:id="445" w:author="Bartłomiej Cerek" w:date="2020-04-16T08:29:00Z">
            <w:rPr/>
          </w:rPrChange>
        </w:rPr>
        <w:instrText xml:space="preserve"> HYPERLINK "http://pzs.dstu.dp.ua/DataMining/pca/bibl/Principal%20components%20analysis.pdf" </w:instrText>
      </w:r>
      <w:r w:rsidR="0000604E">
        <w:fldChar w:fldCharType="separate"/>
      </w:r>
      <w:r w:rsidRPr="00F876F0">
        <w:rPr>
          <w:rStyle w:val="Hyperlink"/>
          <w:color w:val="1155CC"/>
          <w:lang w:val="en-US"/>
        </w:rPr>
        <w:t>http://pzs.dstu.dp.ua/DataMining/pca/bibl/Principal%20components%20analysis.pdf</w:t>
      </w:r>
      <w:r w:rsidR="0000604E">
        <w:rPr>
          <w:rStyle w:val="Hyperlink"/>
          <w:color w:val="1155CC"/>
          <w:lang w:val="en-US"/>
        </w:rPr>
        <w:fldChar w:fldCharType="end"/>
      </w:r>
    </w:p>
    <w:p w14:paraId="4D97269C" w14:textId="33827926" w:rsidR="00896E00" w:rsidRPr="00F876F0" w:rsidRDefault="00896E00" w:rsidP="00896E00">
      <w:pPr>
        <w:pStyle w:val="NormalWeb"/>
        <w:spacing w:before="0" w:beforeAutospacing="0" w:after="0" w:afterAutospacing="0"/>
        <w:rPr>
          <w:lang w:val="en-US"/>
        </w:rPr>
      </w:pPr>
      <w:r w:rsidRPr="00F876F0">
        <w:rPr>
          <w:color w:val="000000"/>
          <w:lang w:val="en-US"/>
        </w:rPr>
        <w:t xml:space="preserve">[34] </w:t>
      </w:r>
      <w:r w:rsidR="0000604E">
        <w:fldChar w:fldCharType="begin"/>
      </w:r>
      <w:r w:rsidR="0000604E" w:rsidRPr="0052492D">
        <w:rPr>
          <w:lang w:val="en-US"/>
          <w:rPrChange w:id="446" w:author="Bartłomiej Cerek" w:date="2020-04-16T08:29:00Z">
            <w:rPr/>
          </w:rPrChange>
        </w:rPr>
        <w:instrText xml:space="preserve"> HYPERLINK "h</w:instrText>
      </w:r>
      <w:r w:rsidR="0000604E" w:rsidRPr="0052492D">
        <w:rPr>
          <w:lang w:val="en-US"/>
          <w:rPrChange w:id="447" w:author="Bartłomiej Cerek" w:date="2020-04-16T08:29:00Z">
            <w:rPr/>
          </w:rPrChange>
        </w:rPr>
        <w:instrText xml:space="preserve">ttps://www.cv-foundation.org/openaccess/content_cvpr_workshops_2014/W15/papers/Wang_Generalized_Autoencoder_A_2014_CVPR_paper.pdf" </w:instrText>
      </w:r>
      <w:r w:rsidR="0000604E">
        <w:fldChar w:fldCharType="separate"/>
      </w:r>
      <w:r w:rsidRPr="00F876F0">
        <w:rPr>
          <w:rStyle w:val="Hyperlink"/>
          <w:color w:val="1155CC"/>
          <w:lang w:val="en-US"/>
        </w:rPr>
        <w:t>https://www.cv-foundation.org/openaccess/content_cvpr_workshops_2014/W15/papers/Wang_Generalized_Autoencoder_A_2014_CVPR_paper.pdf</w:t>
      </w:r>
      <w:r w:rsidR="0000604E">
        <w:rPr>
          <w:rStyle w:val="Hyperlink"/>
          <w:color w:val="1155CC"/>
          <w:lang w:val="en-US"/>
        </w:rPr>
        <w:fldChar w:fldCharType="end"/>
      </w:r>
    </w:p>
    <w:p w14:paraId="3AB10B82" w14:textId="6CEE78C7" w:rsidR="00896E00" w:rsidRPr="00F876F0" w:rsidRDefault="00896E00" w:rsidP="00896E00">
      <w:pPr>
        <w:pStyle w:val="NormalWeb"/>
        <w:spacing w:before="0" w:beforeAutospacing="0" w:after="0" w:afterAutospacing="0"/>
        <w:rPr>
          <w:lang w:val="en-US"/>
        </w:rPr>
      </w:pPr>
      <w:r w:rsidRPr="00F876F0">
        <w:rPr>
          <w:color w:val="000000"/>
          <w:lang w:val="en-US"/>
        </w:rPr>
        <w:t>[35]</w:t>
      </w:r>
    </w:p>
    <w:p w14:paraId="35135617" w14:textId="77777777" w:rsidR="00896E00" w:rsidRPr="00F876F0" w:rsidRDefault="0000604E" w:rsidP="00896E00">
      <w:pPr>
        <w:pStyle w:val="NormalWeb"/>
        <w:spacing w:before="0" w:beforeAutospacing="0" w:after="0" w:afterAutospacing="0"/>
        <w:rPr>
          <w:lang w:val="en-US"/>
        </w:rPr>
      </w:pPr>
      <w:r>
        <w:fldChar w:fldCharType="begin"/>
      </w:r>
      <w:r w:rsidRPr="0052492D">
        <w:rPr>
          <w:lang w:val="en-US"/>
          <w:rPrChange w:id="448" w:author="Bartłomiej Cerek" w:date="2020-04-16T08:29:00Z">
            <w:rPr/>
          </w:rPrChange>
        </w:rPr>
        <w:instrText xml:space="preserve"> HYPERLINK "https://www.researchgate.net/profile/Ke_Yan4/publication/272892870_Feature_Selection_and_Analysis_on_Correlated_Gas_Sensor_Data_with_Recursive_Feature_Elimination/links/5aa84dd7aca2726f41b16bf0/Feature-Selection-and-Analysis-on-Co</w:instrText>
      </w:r>
      <w:r w:rsidRPr="0052492D">
        <w:rPr>
          <w:lang w:val="en-US"/>
          <w:rPrChange w:id="449" w:author="Bartłomiej Cerek" w:date="2020-04-16T08:29:00Z">
            <w:rPr/>
          </w:rPrChange>
        </w:rPr>
        <w:instrText xml:space="preserve">rrelated-Gas-Sensor-Data-with-Recursive-Feature-Elimination.pdf" </w:instrText>
      </w:r>
      <w:r>
        <w:fldChar w:fldCharType="separate"/>
      </w:r>
      <w:r w:rsidR="00896E00" w:rsidRPr="00F876F0">
        <w:rPr>
          <w:rStyle w:val="Hyperlink"/>
          <w:color w:val="1155CC"/>
          <w:lang w:val="en-US"/>
        </w:rPr>
        <w:t>https://www.researchgate.net/profile/Ke_Yan4/publication/272892870_Feature_Selection_and_Analysis_on_Correlated_Gas_Sensor_Data_with_Recursive_Feature_Elimination/links/5aa84dd7aca2726f41b16bf0/Feature-Selection-and-Analysis-on-Correlated-Gas-Sensor-Data-with-Recursive-Feature-Elimination.pdf</w:t>
      </w:r>
      <w:r>
        <w:rPr>
          <w:rStyle w:val="Hyperlink"/>
          <w:color w:val="1155CC"/>
          <w:lang w:val="en-US"/>
        </w:rPr>
        <w:fldChar w:fldCharType="end"/>
      </w:r>
    </w:p>
    <w:p w14:paraId="743582A9" w14:textId="281A2A6F" w:rsidR="00896E00" w:rsidRPr="00F876F0" w:rsidRDefault="00896E00" w:rsidP="00896E00">
      <w:pPr>
        <w:pStyle w:val="NormalWeb"/>
        <w:spacing w:before="0" w:beforeAutospacing="0" w:after="0" w:afterAutospacing="0"/>
        <w:jc w:val="both"/>
        <w:rPr>
          <w:lang w:val="en-US"/>
        </w:rPr>
      </w:pPr>
      <w:r w:rsidRPr="00F876F0">
        <w:rPr>
          <w:color w:val="000000"/>
          <w:lang w:val="en-US"/>
        </w:rPr>
        <w:t xml:space="preserve">[36] </w:t>
      </w:r>
      <w:r w:rsidR="0000604E">
        <w:fldChar w:fldCharType="begin"/>
      </w:r>
      <w:r w:rsidR="0000604E" w:rsidRPr="0052492D">
        <w:rPr>
          <w:lang w:val="en-US"/>
          <w:rPrChange w:id="450" w:author="Bartłomiej Cerek" w:date="2020-04-16T08:29:00Z">
            <w:rPr/>
          </w:rPrChange>
        </w:rPr>
        <w:instrText xml:space="preserve"> HYPERLINK "https://scikit-learn.org/stable/modules/generated/sklearn.feature_selection.RFE.html" </w:instrText>
      </w:r>
      <w:r w:rsidR="0000604E">
        <w:fldChar w:fldCharType="separate"/>
      </w:r>
      <w:r w:rsidRPr="00F876F0">
        <w:rPr>
          <w:rStyle w:val="Hyperlink"/>
          <w:color w:val="1155CC"/>
          <w:lang w:val="en-US"/>
        </w:rPr>
        <w:t>https://scikit-learn.org/stable/modules/generated/sklearn.feature_selection.RFE.html</w:t>
      </w:r>
      <w:r w:rsidR="0000604E">
        <w:rPr>
          <w:rStyle w:val="Hyperlink"/>
          <w:color w:val="1155CC"/>
          <w:lang w:val="en-US"/>
        </w:rPr>
        <w:fldChar w:fldCharType="end"/>
      </w:r>
    </w:p>
    <w:p w14:paraId="28AB2A7C" w14:textId="3A3DEA11"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[37] </w:t>
      </w:r>
      <w:r w:rsidR="0000604E">
        <w:fldChar w:fldCharType="begin"/>
      </w:r>
      <w:r w:rsidR="0000604E" w:rsidRPr="0052492D">
        <w:rPr>
          <w:lang w:val="en-US"/>
          <w:rPrChange w:id="451" w:author="Bartłomiej Cerek" w:date="2020-04-16T08:29:00Z">
            <w:rPr/>
          </w:rPrChange>
        </w:rPr>
        <w:instrText xml:space="preserve"> HYPERLINK "https://towardsdatascience.com/deep-learning-vs-classical-machine-learning-9a42c6d48aa" </w:instrText>
      </w:r>
      <w:r w:rsidR="0000604E">
        <w:fldChar w:fldCharType="separate"/>
      </w:r>
      <w:r w:rsidRPr="00F876F0">
        <w:rPr>
          <w:rStyle w:val="Hyperlink"/>
          <w:color w:val="1155CC"/>
          <w:lang w:val="en-US"/>
        </w:rPr>
        <w:t>https://towardsdatascience.com/deep-learning-vs-classical-machine-learning-9a42c6d48aa</w:t>
      </w:r>
      <w:r w:rsidR="0000604E">
        <w:rPr>
          <w:rStyle w:val="Hyperlink"/>
          <w:color w:val="1155CC"/>
          <w:lang w:val="en-US"/>
        </w:rPr>
        <w:fldChar w:fldCharType="end"/>
      </w:r>
    </w:p>
    <w:p w14:paraId="4989B29C" w14:textId="1B7368C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[38] </w:t>
      </w:r>
      <w:r w:rsidR="0000604E">
        <w:fldChar w:fldCharType="begin"/>
      </w:r>
      <w:r w:rsidR="0000604E" w:rsidRPr="0052492D">
        <w:rPr>
          <w:lang w:val="en-US"/>
          <w:rPrChange w:id="452" w:author="Bartłomiej Cerek" w:date="2020-04-16T08:29:00Z">
            <w:rPr/>
          </w:rPrChange>
        </w:rPr>
        <w:instrText xml:space="preserve"> HYPERLINK "htt</w:instrText>
      </w:r>
      <w:r w:rsidR="0000604E" w:rsidRPr="0052492D">
        <w:rPr>
          <w:lang w:val="en-US"/>
          <w:rPrChange w:id="453" w:author="Bartłomiej Cerek" w:date="2020-04-16T08:29:00Z">
            <w:rPr/>
          </w:rPrChange>
        </w:rPr>
        <w:instrText xml:space="preserve">ps://scikit-learn.org/stable/modules/generated/sklearn.linear_model.LogisticRegression.html" </w:instrText>
      </w:r>
      <w:r w:rsidR="0000604E">
        <w:fldChar w:fldCharType="separate"/>
      </w:r>
      <w:r w:rsidRPr="00F876F0">
        <w:rPr>
          <w:rStyle w:val="Hyperlink"/>
          <w:color w:val="1155CC"/>
          <w:lang w:val="en-US"/>
        </w:rPr>
        <w:t>https://scikit-learn.org/stable/modules/generated/sklearn.linear_model.LogisticRegression.html</w:t>
      </w:r>
      <w:r w:rsidR="0000604E">
        <w:rPr>
          <w:rStyle w:val="Hyperlink"/>
          <w:color w:val="1155CC"/>
          <w:lang w:val="en-US"/>
        </w:rPr>
        <w:fldChar w:fldCharType="end"/>
      </w:r>
    </w:p>
    <w:p w14:paraId="4295E32A" w14:textId="67A8F87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[39] </w:t>
      </w:r>
      <w:r w:rsidR="0000604E">
        <w:fldChar w:fldCharType="begin"/>
      </w:r>
      <w:r w:rsidR="0000604E" w:rsidRPr="0052492D">
        <w:rPr>
          <w:lang w:val="en-US"/>
          <w:rPrChange w:id="454" w:author="Bartłomiej Cerek" w:date="2020-04-16T08:29:00Z">
            <w:rPr/>
          </w:rPrChange>
        </w:rPr>
        <w:instrText xml:space="preserve"> HYPERLINK "https://scikit-learn.org/stable/modules/generate</w:instrText>
      </w:r>
      <w:r w:rsidR="0000604E" w:rsidRPr="0052492D">
        <w:rPr>
          <w:lang w:val="en-US"/>
          <w:rPrChange w:id="455" w:author="Bartłomiej Cerek" w:date="2020-04-16T08:29:00Z">
            <w:rPr/>
          </w:rPrChange>
        </w:rPr>
        <w:instrText xml:space="preserve">d/sklearn.ensemble.RandomForestClassifier.html" </w:instrText>
      </w:r>
      <w:r w:rsidR="0000604E">
        <w:fldChar w:fldCharType="separate"/>
      </w:r>
      <w:r w:rsidRPr="00F876F0">
        <w:rPr>
          <w:rStyle w:val="Hyperlink"/>
          <w:color w:val="1155CC"/>
          <w:lang w:val="en-US"/>
        </w:rPr>
        <w:t>https://scikit-learn.org/stable/modules/generated/sklearn.ensemble.RandomForestClassifier.html</w:t>
      </w:r>
      <w:r w:rsidR="0000604E">
        <w:rPr>
          <w:rStyle w:val="Hyperlink"/>
          <w:color w:val="1155CC"/>
          <w:lang w:val="en-US"/>
        </w:rPr>
        <w:fldChar w:fldCharType="end"/>
      </w:r>
    </w:p>
    <w:p w14:paraId="0B388998" w14:textId="06D2EDD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[40] </w:t>
      </w:r>
      <w:r w:rsidR="0000604E">
        <w:fldChar w:fldCharType="begin"/>
      </w:r>
      <w:r w:rsidR="0000604E" w:rsidRPr="0052492D">
        <w:rPr>
          <w:lang w:val="en-US"/>
          <w:rPrChange w:id="456" w:author="Bartłomiej Cerek" w:date="2020-04-16T08:29:00Z">
            <w:rPr/>
          </w:rPrChange>
        </w:rPr>
        <w:instrText xml:space="preserve"> HYPERLINK "https://scikit-learn.org/stable/modules/generated/sklearn.svm.SVC.html" </w:instrText>
      </w:r>
      <w:r w:rsidR="0000604E">
        <w:fldChar w:fldCharType="separate"/>
      </w:r>
      <w:r w:rsidRPr="00F876F0">
        <w:rPr>
          <w:rStyle w:val="Hyperlink"/>
          <w:color w:val="1155CC"/>
          <w:lang w:val="en-US"/>
        </w:rPr>
        <w:t>https://scikit-learn.org/stable/modules/generated/sklearn.svm.SVC.html</w:t>
      </w:r>
      <w:r w:rsidR="0000604E">
        <w:rPr>
          <w:rStyle w:val="Hyperlink"/>
          <w:color w:val="1155CC"/>
          <w:lang w:val="en-US"/>
        </w:rPr>
        <w:fldChar w:fldCharType="end"/>
      </w:r>
    </w:p>
    <w:p w14:paraId="13033CB3" w14:textId="4049F399"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[41] </w:t>
      </w:r>
      <w:r w:rsidR="0000604E">
        <w:fldChar w:fldCharType="begin"/>
      </w:r>
      <w:r w:rsidR="0000604E" w:rsidRPr="0052492D">
        <w:rPr>
          <w:lang w:val="en-US"/>
          <w:rPrChange w:id="457" w:author="Bartłomiej Cerek" w:date="2020-04-16T08:29:00Z">
            <w:rPr/>
          </w:rPrChange>
        </w:rPr>
        <w:instrText xml:space="preserve"> HYPERLINK "http://www.jmlr.org/papers/v9/vandermaaten08a.html" </w:instrText>
      </w:r>
      <w:r w:rsidR="0000604E">
        <w:fldChar w:fldCharType="separate"/>
      </w:r>
      <w:r w:rsidRPr="00F876F0">
        <w:rPr>
          <w:rStyle w:val="Hyperlink"/>
          <w:color w:val="1155CC"/>
          <w:lang w:val="en-US"/>
        </w:rPr>
        <w:t>http://www.jmlr.org/papers/v9/vandermaaten08a.html</w:t>
      </w:r>
      <w:r w:rsidR="0000604E">
        <w:rPr>
          <w:rStyle w:val="Hyperlink"/>
          <w:color w:val="1155CC"/>
          <w:lang w:val="en-US"/>
        </w:rPr>
        <w:fldChar w:fldCharType="end"/>
      </w:r>
    </w:p>
    <w:p w14:paraId="7E3C6681" w14:textId="3748D87A"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[42] </w:t>
      </w:r>
      <w:r w:rsidR="0000604E">
        <w:fldChar w:fldCharType="begin"/>
      </w:r>
      <w:r w:rsidR="0000604E" w:rsidRPr="0052492D">
        <w:rPr>
          <w:lang w:val="en-US"/>
          <w:rPrChange w:id="458" w:author="Bartłomiej Cerek" w:date="2020-04-16T08:29:00Z">
            <w:rPr/>
          </w:rPrChange>
        </w:rPr>
        <w:instrText xml:space="preserve"> HYPERLINK "https://scikit-learn.org/stable/modules/generated/sklearn.cluster.KMeans.html" </w:instrText>
      </w:r>
      <w:r w:rsidR="0000604E">
        <w:fldChar w:fldCharType="separate"/>
      </w:r>
      <w:r w:rsidRPr="00F876F0">
        <w:rPr>
          <w:rStyle w:val="Hyperlink"/>
          <w:color w:val="1155CC"/>
          <w:lang w:val="en-US"/>
        </w:rPr>
        <w:t>https://scikit-learn.org/stable/modules/generated/sklearn.cluster.KMeans.html</w:t>
      </w:r>
      <w:r w:rsidR="0000604E">
        <w:rPr>
          <w:rStyle w:val="Hyperlink"/>
          <w:color w:val="1155CC"/>
          <w:lang w:val="en-US"/>
        </w:rPr>
        <w:fldChar w:fldCharType="end"/>
      </w:r>
    </w:p>
    <w:p w14:paraId="6E356E01" w14:textId="0F9F2BC5"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[43] </w:t>
      </w:r>
      <w:r w:rsidR="0000604E">
        <w:fldChar w:fldCharType="begin"/>
      </w:r>
      <w:r w:rsidR="0000604E" w:rsidRPr="0052492D">
        <w:rPr>
          <w:lang w:val="en-US"/>
          <w:rPrChange w:id="459" w:author="Bartłomiej Cerek" w:date="2020-04-16T08:29:00Z">
            <w:rPr/>
          </w:rPrChange>
        </w:rPr>
        <w:instrText xml:space="preserve"> HYPERLINK "https://dl.acm.org/doi/abs/10.1145/30</w:instrText>
      </w:r>
      <w:r w:rsidR="0000604E" w:rsidRPr="0052492D">
        <w:rPr>
          <w:lang w:val="en-US"/>
          <w:rPrChange w:id="460" w:author="Bartłomiej Cerek" w:date="2020-04-16T08:29:00Z">
            <w:rPr/>
          </w:rPrChange>
        </w:rPr>
        <w:instrText xml:space="preserve">68335" </w:instrText>
      </w:r>
      <w:r w:rsidR="0000604E">
        <w:fldChar w:fldCharType="separate"/>
      </w:r>
      <w:r w:rsidRPr="00F876F0">
        <w:rPr>
          <w:rStyle w:val="Hyperlink"/>
          <w:color w:val="1155CC"/>
          <w:lang w:val="en-US"/>
        </w:rPr>
        <w:t>https://dl.acm.org/doi/abs/10.1145/3068335</w:t>
      </w:r>
      <w:r w:rsidR="0000604E">
        <w:rPr>
          <w:rStyle w:val="Hyperlink"/>
          <w:color w:val="1155CC"/>
          <w:lang w:val="en-US"/>
        </w:rPr>
        <w:fldChar w:fldCharType="end"/>
      </w:r>
    </w:p>
    <w:p w14:paraId="12CA020B" w14:textId="21A9415C"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[44] </w:t>
      </w:r>
      <w:r w:rsidR="0000604E">
        <w:fldChar w:fldCharType="begin"/>
      </w:r>
      <w:r w:rsidR="0000604E" w:rsidRPr="0052492D">
        <w:rPr>
          <w:lang w:val="en-US"/>
          <w:rPrChange w:id="461" w:author="Bartłomiej Cerek" w:date="2020-04-16T08:29:00Z">
            <w:rPr/>
          </w:rPrChange>
        </w:rPr>
        <w:instrText xml:space="preserve"> HYPERLINK "https://dl.acm.org/doi/abs/10.1145/304181.304187" </w:instrText>
      </w:r>
      <w:r w:rsidR="0000604E">
        <w:fldChar w:fldCharType="separate"/>
      </w:r>
      <w:r w:rsidRPr="00F876F0">
        <w:rPr>
          <w:rStyle w:val="Hyperlink"/>
          <w:color w:val="1155CC"/>
          <w:lang w:val="en-US"/>
        </w:rPr>
        <w:t>https://dl.acm.org/doi/abs/10.1145/304181.304187</w:t>
      </w:r>
      <w:r w:rsidR="0000604E">
        <w:rPr>
          <w:rStyle w:val="Hyperlink"/>
          <w:color w:val="1155CC"/>
          <w:lang w:val="en-US"/>
        </w:rPr>
        <w:fldChar w:fldCharType="end"/>
      </w:r>
    </w:p>
    <w:p w14:paraId="6ABD2634" w14:textId="2B917686"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[45] </w:t>
      </w:r>
      <w:r w:rsidR="0000604E">
        <w:fldChar w:fldCharType="begin"/>
      </w:r>
      <w:r w:rsidR="0000604E" w:rsidRPr="0052492D">
        <w:rPr>
          <w:lang w:val="en-US"/>
          <w:rPrChange w:id="462" w:author="Bartłomiej Cerek" w:date="2020-04-16T08:29:00Z">
            <w:rPr/>
          </w:rPrChange>
        </w:rPr>
        <w:instrText xml:space="preserve"> HYPERLINK "https://scikit-learn.org/stable/modules/generated/sklearn.cluster.DBSCAN.html" </w:instrText>
      </w:r>
      <w:r w:rsidR="0000604E">
        <w:fldChar w:fldCharType="separate"/>
      </w:r>
      <w:r w:rsidRPr="00F876F0">
        <w:rPr>
          <w:rStyle w:val="Hyperlink"/>
          <w:color w:val="1155CC"/>
          <w:lang w:val="en-US"/>
        </w:rPr>
        <w:t>https://scikit-learn.org/stable/modules/generated/sklearn.cluster.DBSCAN.html</w:t>
      </w:r>
      <w:r w:rsidR="0000604E">
        <w:rPr>
          <w:rStyle w:val="Hyperlink"/>
          <w:color w:val="1155CC"/>
          <w:lang w:val="en-US"/>
        </w:rPr>
        <w:fldChar w:fldCharType="end"/>
      </w:r>
    </w:p>
    <w:p w14:paraId="0EDAA909" w14:textId="6CDF8433" w:rsidR="00645A17" w:rsidRPr="00F876F0" w:rsidRDefault="00645A17" w:rsidP="00645A17">
      <w:pPr>
        <w:pStyle w:val="NormalWeb"/>
        <w:spacing w:before="0" w:beforeAutospacing="0" w:after="0" w:afterAutospacing="0"/>
        <w:jc w:val="both"/>
        <w:rPr>
          <w:lang w:val="en-US"/>
        </w:rPr>
      </w:pPr>
      <w:r w:rsidRPr="00F876F0">
        <w:rPr>
          <w:color w:val="000000"/>
          <w:lang w:val="en-US"/>
        </w:rPr>
        <w:t xml:space="preserve">[46] </w:t>
      </w:r>
      <w:r w:rsidR="0000604E">
        <w:fldChar w:fldCharType="begin"/>
      </w:r>
      <w:r w:rsidR="0000604E" w:rsidRPr="0052492D">
        <w:rPr>
          <w:lang w:val="en-US"/>
          <w:rPrChange w:id="463" w:author="Bartłomiej Cerek" w:date="2020-04-16T08:29:00Z">
            <w:rPr/>
          </w:rPrChange>
        </w:rPr>
        <w:instrText xml:space="preserve"> HYPERLINK "https://ieeexplore.ieee.org/abstract/document/4781136" </w:instrText>
      </w:r>
      <w:r w:rsidR="0000604E">
        <w:fldChar w:fldCharType="separate"/>
      </w:r>
      <w:r w:rsidRPr="00F876F0">
        <w:rPr>
          <w:rStyle w:val="Hyperlink"/>
          <w:color w:val="1155CC"/>
          <w:lang w:val="en-US"/>
        </w:rPr>
        <w:t>https://ieeexplore.ieee.org/abstract/document/4781136</w:t>
      </w:r>
      <w:r w:rsidR="0000604E">
        <w:rPr>
          <w:rStyle w:val="Hyperlink"/>
          <w:color w:val="1155CC"/>
          <w:lang w:val="en-US"/>
        </w:rPr>
        <w:fldChar w:fldCharType="end"/>
      </w:r>
    </w:p>
    <w:p w14:paraId="55DF9715" w14:textId="66CE7152" w:rsidR="00586E85" w:rsidRPr="00F876F0" w:rsidRDefault="00586E85" w:rsidP="00645A17">
      <w:pPr>
        <w:pStyle w:val="NormalWeb"/>
        <w:spacing w:before="0" w:beforeAutospacing="0" w:after="0" w:afterAutospacing="0"/>
        <w:jc w:val="both"/>
        <w:rPr>
          <w:lang w:val="en-US"/>
        </w:rPr>
      </w:pPr>
      <w:r w:rsidRPr="00F876F0">
        <w:rPr>
          <w:lang w:val="en-US"/>
        </w:rPr>
        <w:t xml:space="preserve">[47] </w:t>
      </w:r>
      <w:r w:rsidR="0000604E">
        <w:fldChar w:fldCharType="begin"/>
      </w:r>
      <w:r w:rsidR="0000604E" w:rsidRPr="0052492D">
        <w:rPr>
          <w:lang w:val="en-US"/>
          <w:rPrChange w:id="464" w:author="Bartłomiej Cerek" w:date="2020-04-16T08:29:00Z">
            <w:rPr/>
          </w:rPrChange>
        </w:rPr>
        <w:instrText xml:space="preserve"> HYPERLINK "https://en.wikipedia.org/wiki/File:Isolating_a_Non-Anomalous_Point.png" </w:instrText>
      </w:r>
      <w:r w:rsidR="0000604E">
        <w:fldChar w:fldCharType="separate"/>
      </w:r>
      <w:r w:rsidRPr="00F876F0">
        <w:rPr>
          <w:rStyle w:val="Hyperlink"/>
          <w:color w:val="1155CC"/>
          <w:lang w:val="en-US"/>
        </w:rPr>
        <w:t>https://en.wikipedia.org/wiki/File:Isolating_a_Non-Anomalous_Point.png</w:t>
      </w:r>
      <w:r w:rsidR="0000604E">
        <w:rPr>
          <w:rStyle w:val="Hyperlink"/>
          <w:color w:val="1155CC"/>
          <w:lang w:val="en-US"/>
        </w:rPr>
        <w:fldChar w:fldCharType="end"/>
      </w:r>
    </w:p>
    <w:p w14:paraId="185787AD" w14:textId="7B63999F" w:rsid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48</w:t>
      </w:r>
      <w:r w:rsidRPr="007C6102">
        <w:rPr>
          <w:color w:val="000000"/>
          <w:lang w:val="en-US"/>
        </w:rPr>
        <w:t>]</w:t>
      </w:r>
      <w:hyperlink r:id="rId57" w:history="1">
        <w:r w:rsidRPr="00DD7944">
          <w:rPr>
            <w:rStyle w:val="Hyperlink"/>
            <w:lang w:val="en-US"/>
          </w:rPr>
          <w:t>https://s3.us-east-2.amazonaws.com/hkg-website-ssets/static/pages/files/DeepLearning.pdf</w:t>
        </w:r>
      </w:hyperlink>
    </w:p>
    <w:p w14:paraId="37095DE0" w14:textId="4CACED71" w:rsidR="00903A63" w:rsidRPr="00903A63" w:rsidRDefault="00903A63" w:rsidP="007C6102">
      <w:pPr>
        <w:pStyle w:val="NormalWeb"/>
        <w:spacing w:before="0" w:beforeAutospacing="0" w:after="0" w:afterAutospacing="0"/>
        <w:jc w:val="both"/>
        <w:rPr>
          <w:lang w:val="en-US"/>
        </w:rPr>
      </w:pPr>
      <w:r w:rsidRPr="007C6102">
        <w:rPr>
          <w:color w:val="000000"/>
          <w:lang w:val="en-US"/>
        </w:rPr>
        <w:t>[</w:t>
      </w:r>
      <w:r>
        <w:rPr>
          <w:color w:val="000000"/>
          <w:lang w:val="en-US"/>
        </w:rPr>
        <w:t>49</w:t>
      </w:r>
      <w:r w:rsidRPr="007C6102">
        <w:rPr>
          <w:color w:val="000000"/>
          <w:lang w:val="en-US"/>
        </w:rPr>
        <w:t>]</w:t>
      </w:r>
      <w:hyperlink r:id="rId58" w:history="1">
        <w:r w:rsidRPr="007C6102">
          <w:rPr>
            <w:rStyle w:val="Hyperlink"/>
            <w:color w:val="1155CC"/>
            <w:lang w:val="en-US"/>
          </w:rPr>
          <w:t>https://www.epj-conferences.org/articles/epjconf/pdf/2019/19/epjconf_chep2018_06008.pdf</w:t>
        </w:r>
      </w:hyperlink>
    </w:p>
    <w:p w14:paraId="284280F5" w14:textId="10778D67"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sidR="00903A63">
        <w:rPr>
          <w:color w:val="000000"/>
          <w:lang w:val="en-US"/>
        </w:rPr>
        <w:t>50</w:t>
      </w:r>
      <w:r w:rsidRPr="007C6102">
        <w:rPr>
          <w:color w:val="000000"/>
          <w:lang w:val="en-US"/>
        </w:rPr>
        <w:t xml:space="preserve">] </w:t>
      </w:r>
      <w:r w:rsidR="0000604E">
        <w:fldChar w:fldCharType="begin"/>
      </w:r>
      <w:r w:rsidR="0000604E" w:rsidRPr="0052492D">
        <w:rPr>
          <w:lang w:val="en-US"/>
          <w:rPrChange w:id="465" w:author="Bartłomiej Cerek" w:date="2020-04-16T08:29:00Z">
            <w:rPr/>
          </w:rPrChange>
        </w:rPr>
        <w:instrText xml:space="preserve"> HYPERLINK "https://arxiv.org/abs/1404.7828" </w:instrText>
      </w:r>
      <w:r w:rsidR="0000604E">
        <w:fldChar w:fldCharType="separate"/>
      </w:r>
      <w:r w:rsidRPr="007C6102">
        <w:rPr>
          <w:rStyle w:val="Hyperlink"/>
          <w:color w:val="1155CC"/>
          <w:lang w:val="en-US"/>
        </w:rPr>
        <w:t>https://arxiv.org/abs/1404.7828</w:t>
      </w:r>
      <w:r w:rsidR="0000604E">
        <w:rPr>
          <w:rStyle w:val="Hyperlink"/>
          <w:color w:val="1155CC"/>
          <w:lang w:val="en-US"/>
        </w:rPr>
        <w:fldChar w:fldCharType="end"/>
      </w:r>
      <w:r w:rsidRPr="007C6102">
        <w:rPr>
          <w:color w:val="000000"/>
          <w:lang w:val="en-US"/>
        </w:rPr>
        <w:t> chapter 5,7</w:t>
      </w:r>
    </w:p>
    <w:p w14:paraId="1A59EE3B" w14:textId="341823F1" w:rsidR="007C6102" w:rsidRPr="007C6102" w:rsidRDefault="007C6102" w:rsidP="007C6102">
      <w:pPr>
        <w:pStyle w:val="NormalWeb"/>
        <w:spacing w:before="0" w:beforeAutospacing="0" w:after="0" w:afterAutospacing="0"/>
        <w:jc w:val="both"/>
        <w:rPr>
          <w:lang w:val="en-US"/>
        </w:rPr>
      </w:pPr>
      <w:r w:rsidRPr="007C6102">
        <w:rPr>
          <w:color w:val="000000"/>
          <w:lang w:val="en-US"/>
        </w:rPr>
        <w:t>[</w:t>
      </w:r>
      <w:r>
        <w:rPr>
          <w:color w:val="000000"/>
          <w:lang w:val="en-US"/>
        </w:rPr>
        <w:t>5</w:t>
      </w:r>
      <w:r w:rsidR="00903A63">
        <w:rPr>
          <w:color w:val="000000"/>
          <w:lang w:val="en-US"/>
        </w:rPr>
        <w:t>1</w:t>
      </w:r>
      <w:r w:rsidRPr="007C6102">
        <w:rPr>
          <w:color w:val="000000"/>
          <w:lang w:val="en-US"/>
        </w:rPr>
        <w:t xml:space="preserve">] </w:t>
      </w:r>
      <w:r w:rsidR="0000604E">
        <w:fldChar w:fldCharType="begin"/>
      </w:r>
      <w:r w:rsidR="0000604E" w:rsidRPr="0052492D">
        <w:rPr>
          <w:lang w:val="en-US"/>
          <w:rPrChange w:id="466" w:author="Bartłomiej Cerek" w:date="2020-04-16T08:29:00Z">
            <w:rPr/>
          </w:rPrChange>
        </w:rPr>
        <w:instrText xml:space="preserve"> HYPERLINK "https://ieeexplore.ieee.org/abstract/document/6296535" </w:instrText>
      </w:r>
      <w:r w:rsidR="0000604E">
        <w:fldChar w:fldCharType="separate"/>
      </w:r>
      <w:r w:rsidRPr="007C6102">
        <w:rPr>
          <w:rStyle w:val="Hyperlink"/>
          <w:color w:val="1155CC"/>
          <w:lang w:val="en-US"/>
        </w:rPr>
        <w:t>https://ieeexplore.ieee.org/abstract/document/6296535</w:t>
      </w:r>
      <w:r w:rsidR="0000604E">
        <w:rPr>
          <w:rStyle w:val="Hyperlink"/>
          <w:color w:val="1155CC"/>
          <w:lang w:val="en-US"/>
        </w:rPr>
        <w:fldChar w:fldCharType="end"/>
      </w:r>
    </w:p>
    <w:p w14:paraId="27C0B85E" w14:textId="77777777" w:rsidR="00C93324" w:rsidRPr="0052492D" w:rsidRDefault="007C6102" w:rsidP="007C6102">
      <w:pPr>
        <w:pStyle w:val="NormalWeb"/>
        <w:spacing w:before="0" w:beforeAutospacing="0" w:after="0" w:afterAutospacing="0"/>
        <w:jc w:val="both"/>
        <w:rPr>
          <w:lang w:val="en-US"/>
          <w:rPrChange w:id="467" w:author="Bartłomiej Cerek" w:date="2020-04-16T08:29:00Z">
            <w:rPr/>
          </w:rPrChange>
        </w:rPr>
      </w:pPr>
      <w:r w:rsidRPr="007C6102">
        <w:rPr>
          <w:color w:val="000000"/>
          <w:lang w:val="en-US"/>
        </w:rPr>
        <w:t>[</w:t>
      </w:r>
      <w:r>
        <w:rPr>
          <w:color w:val="000000"/>
          <w:lang w:val="en-US"/>
        </w:rPr>
        <w:t>5</w:t>
      </w:r>
      <w:r w:rsidR="00903A63">
        <w:rPr>
          <w:color w:val="000000"/>
          <w:lang w:val="en-US"/>
        </w:rPr>
        <w:t>2</w:t>
      </w:r>
      <w:r w:rsidRPr="007C6102">
        <w:rPr>
          <w:color w:val="000000"/>
          <w:lang w:val="en-US"/>
        </w:rPr>
        <w:t xml:space="preserve">] </w:t>
      </w:r>
      <w:r w:rsidR="0000604E">
        <w:fldChar w:fldCharType="begin"/>
      </w:r>
      <w:r w:rsidR="0000604E" w:rsidRPr="0052492D">
        <w:rPr>
          <w:lang w:val="en-US"/>
          <w:rPrChange w:id="468" w:author="Bartłomiej Cerek" w:date="2020-04-16T08:29:00Z">
            <w:rPr/>
          </w:rPrChange>
        </w:rPr>
        <w:instrText xml:space="preserve"> HYPERLINK "https://miro.medium.com/max/3524/1*oUbsOnYKX5DEpMOK3pH_lg.png" </w:instrText>
      </w:r>
      <w:r w:rsidR="0000604E">
        <w:fldChar w:fldCharType="separate"/>
      </w:r>
      <w:r w:rsidR="00C93324" w:rsidRPr="00C93324">
        <w:rPr>
          <w:rStyle w:val="Hyperlink"/>
          <w:i/>
          <w:iCs/>
          <w:color w:val="1155CC"/>
          <w:lang w:val="en-US"/>
        </w:rPr>
        <w:t>https://miro.medium.com/max/3524/1*oUbsOnYKX5DEpMOK3pH_lg.png</w:t>
      </w:r>
      <w:r w:rsidR="0000604E">
        <w:rPr>
          <w:rStyle w:val="Hyperlink"/>
          <w:i/>
          <w:iCs/>
          <w:color w:val="1155CC"/>
          <w:lang w:val="en-US"/>
        </w:rPr>
        <w:fldChar w:fldCharType="end"/>
      </w:r>
    </w:p>
    <w:p w14:paraId="0714FBE5" w14:textId="5C35B349" w:rsidR="007C6102" w:rsidRPr="0052492D" w:rsidRDefault="00C93324" w:rsidP="007C6102">
      <w:pPr>
        <w:pStyle w:val="NormalWeb"/>
        <w:spacing w:before="0" w:beforeAutospacing="0" w:after="0" w:afterAutospacing="0"/>
        <w:jc w:val="both"/>
        <w:rPr>
          <w:lang w:val="en-US"/>
          <w:rPrChange w:id="469" w:author="Bartłomiej Cerek" w:date="2020-04-16T08:29:00Z">
            <w:rPr/>
          </w:rPrChange>
        </w:rPr>
      </w:pPr>
      <w:r w:rsidRPr="0052492D">
        <w:rPr>
          <w:lang w:val="en-US"/>
          <w:rPrChange w:id="470" w:author="Bartłomiej Cerek" w:date="2020-04-16T08:29:00Z">
            <w:rPr/>
          </w:rPrChange>
        </w:rPr>
        <w:t>[53]</w:t>
      </w:r>
      <w:r w:rsidR="0000604E">
        <w:fldChar w:fldCharType="begin"/>
      </w:r>
      <w:r w:rsidR="0000604E" w:rsidRPr="0052492D">
        <w:rPr>
          <w:lang w:val="en-US"/>
          <w:rPrChange w:id="471" w:author="Bartłomiej Cerek" w:date="2020-04-16T08:29:00Z">
            <w:rPr/>
          </w:rPrChange>
        </w:rPr>
        <w:instrText xml:space="preserve"> HYPERLINK "http://openaccess.thecvf.com/content_ICCV_2017/papers/Dizaji_Deep_Clustering_via_ICCV_2017_paper.pdf" </w:instrText>
      </w:r>
      <w:r w:rsidR="0000604E">
        <w:fldChar w:fldCharType="separate"/>
      </w:r>
      <w:r w:rsidR="007C6102" w:rsidRPr="0052492D">
        <w:rPr>
          <w:rStyle w:val="Hyperlink"/>
          <w:color w:val="1155CC"/>
          <w:lang w:val="en-US"/>
          <w:rPrChange w:id="472" w:author="Bartłomiej Cerek" w:date="2020-04-16T08:29:00Z">
            <w:rPr>
              <w:rStyle w:val="Hyperlink"/>
              <w:color w:val="1155CC"/>
            </w:rPr>
          </w:rPrChange>
        </w:rPr>
        <w:t>http://openaccess.thecvf.com/content_ICCV_2017/papers/Dizaji_Deep_Clustering_via_ICCV_2017_paper.pdf</w:t>
      </w:r>
      <w:r w:rsidR="0000604E">
        <w:rPr>
          <w:rStyle w:val="Hyperlink"/>
          <w:color w:val="1155CC"/>
        </w:rPr>
        <w:fldChar w:fldCharType="end"/>
      </w:r>
    </w:p>
    <w:p w14:paraId="4B1024FB" w14:textId="45BB77F9" w:rsidR="007C6102" w:rsidRPr="0052492D" w:rsidRDefault="007C6102" w:rsidP="007C6102">
      <w:pPr>
        <w:pStyle w:val="NormalWeb"/>
        <w:spacing w:before="0" w:beforeAutospacing="0" w:after="0" w:afterAutospacing="0"/>
        <w:jc w:val="both"/>
        <w:rPr>
          <w:lang w:val="en-US"/>
          <w:rPrChange w:id="473" w:author="Bartłomiej Cerek" w:date="2020-04-16T08:29:00Z">
            <w:rPr/>
          </w:rPrChange>
        </w:rPr>
      </w:pPr>
      <w:r w:rsidRPr="0052492D">
        <w:rPr>
          <w:color w:val="000000"/>
          <w:lang w:val="en-US"/>
          <w:rPrChange w:id="474" w:author="Bartłomiej Cerek" w:date="2020-04-16T08:29:00Z">
            <w:rPr>
              <w:color w:val="000000"/>
            </w:rPr>
          </w:rPrChange>
        </w:rPr>
        <w:t>[5</w:t>
      </w:r>
      <w:r w:rsidR="00C93324" w:rsidRPr="0052492D">
        <w:rPr>
          <w:color w:val="000000"/>
          <w:lang w:val="en-US"/>
          <w:rPrChange w:id="475" w:author="Bartłomiej Cerek" w:date="2020-04-16T08:29:00Z">
            <w:rPr>
              <w:color w:val="000000"/>
            </w:rPr>
          </w:rPrChange>
        </w:rPr>
        <w:t>4</w:t>
      </w:r>
      <w:r w:rsidRPr="0052492D">
        <w:rPr>
          <w:color w:val="000000"/>
          <w:lang w:val="en-US"/>
          <w:rPrChange w:id="476" w:author="Bartłomiej Cerek" w:date="2020-04-16T08:29:00Z">
            <w:rPr>
              <w:color w:val="000000"/>
            </w:rPr>
          </w:rPrChange>
        </w:rPr>
        <w:t xml:space="preserve">] </w:t>
      </w:r>
      <w:r w:rsidR="0000604E">
        <w:fldChar w:fldCharType="begin"/>
      </w:r>
      <w:r w:rsidR="0000604E" w:rsidRPr="0052492D">
        <w:rPr>
          <w:lang w:val="en-US"/>
          <w:rPrChange w:id="477" w:author="Bartłomiej Cerek" w:date="2020-04-16T08:29:00Z">
            <w:rPr/>
          </w:rPrChange>
        </w:rPr>
        <w:instrText xml:space="preserve"> HYPERLINK "https://arxiv.org/abs/1412.6980" </w:instrText>
      </w:r>
      <w:r w:rsidR="0000604E">
        <w:fldChar w:fldCharType="separate"/>
      </w:r>
      <w:r w:rsidRPr="0052492D">
        <w:rPr>
          <w:rStyle w:val="Hyperlink"/>
          <w:color w:val="1155CC"/>
          <w:lang w:val="en-US"/>
          <w:rPrChange w:id="478" w:author="Bartłomiej Cerek" w:date="2020-04-16T08:29:00Z">
            <w:rPr>
              <w:rStyle w:val="Hyperlink"/>
              <w:color w:val="1155CC"/>
            </w:rPr>
          </w:rPrChange>
        </w:rPr>
        <w:t>https://arxiv.org/abs/1412.6980</w:t>
      </w:r>
      <w:r w:rsidR="0000604E">
        <w:rPr>
          <w:rStyle w:val="Hyperlink"/>
          <w:color w:val="1155CC"/>
        </w:rPr>
        <w:fldChar w:fldCharType="end"/>
      </w:r>
    </w:p>
    <w:p w14:paraId="45679224" w14:textId="4C29DFAC" w:rsidR="007C6102" w:rsidRPr="0052492D" w:rsidRDefault="007C6102" w:rsidP="007C6102">
      <w:pPr>
        <w:pStyle w:val="NormalWeb"/>
        <w:spacing w:before="0" w:beforeAutospacing="0" w:after="0" w:afterAutospacing="0"/>
        <w:jc w:val="both"/>
        <w:rPr>
          <w:lang w:val="en-US"/>
          <w:rPrChange w:id="479" w:author="Bartłomiej Cerek" w:date="2020-04-16T08:29:00Z">
            <w:rPr/>
          </w:rPrChange>
        </w:rPr>
      </w:pPr>
      <w:r w:rsidRPr="0052492D">
        <w:rPr>
          <w:color w:val="000000"/>
          <w:lang w:val="en-US"/>
          <w:rPrChange w:id="480" w:author="Bartłomiej Cerek" w:date="2020-04-16T08:29:00Z">
            <w:rPr>
              <w:color w:val="000000"/>
            </w:rPr>
          </w:rPrChange>
        </w:rPr>
        <w:t>[5</w:t>
      </w:r>
      <w:r w:rsidR="00C93324" w:rsidRPr="0052492D">
        <w:rPr>
          <w:color w:val="000000"/>
          <w:lang w:val="en-US"/>
          <w:rPrChange w:id="481" w:author="Bartłomiej Cerek" w:date="2020-04-16T08:29:00Z">
            <w:rPr>
              <w:color w:val="000000"/>
            </w:rPr>
          </w:rPrChange>
        </w:rPr>
        <w:t>5</w:t>
      </w:r>
      <w:r w:rsidRPr="0052492D">
        <w:rPr>
          <w:color w:val="000000"/>
          <w:lang w:val="en-US"/>
          <w:rPrChange w:id="482" w:author="Bartłomiej Cerek" w:date="2020-04-16T08:29:00Z">
            <w:rPr>
              <w:color w:val="000000"/>
            </w:rPr>
          </w:rPrChange>
        </w:rPr>
        <w:t xml:space="preserve">] </w:t>
      </w:r>
      <w:r w:rsidR="0000604E">
        <w:fldChar w:fldCharType="begin"/>
      </w:r>
      <w:r w:rsidR="0000604E" w:rsidRPr="0052492D">
        <w:rPr>
          <w:lang w:val="en-US"/>
          <w:rPrChange w:id="483" w:author="Bartłomiej Cerek" w:date="2020-04-16T08:29:00Z">
            <w:rPr/>
          </w:rPrChange>
        </w:rPr>
        <w:instrText xml:space="preserve"> HYPERLINK "https://machinelearningmastery.com/roc-curves-and-precision-recall-curves-for-classification-in-python/" </w:instrText>
      </w:r>
      <w:r w:rsidR="0000604E">
        <w:fldChar w:fldCharType="separate"/>
      </w:r>
      <w:r w:rsidRPr="0052492D">
        <w:rPr>
          <w:rStyle w:val="Hyperlink"/>
          <w:color w:val="1155CC"/>
          <w:lang w:val="en-US"/>
          <w:rPrChange w:id="484" w:author="Bartłomiej Cerek" w:date="2020-04-16T08:29:00Z">
            <w:rPr>
              <w:rStyle w:val="Hyperlink"/>
              <w:color w:val="1155CC"/>
            </w:rPr>
          </w:rPrChange>
        </w:rPr>
        <w:t>https://machinelearningmastery.com/roc-curves-and-precision-recall-curves-for-classification-in-python/</w:t>
      </w:r>
      <w:r w:rsidR="0000604E">
        <w:rPr>
          <w:rStyle w:val="Hyperlink"/>
          <w:color w:val="1155CC"/>
        </w:rPr>
        <w:fldChar w:fldCharType="end"/>
      </w:r>
    </w:p>
    <w:p w14:paraId="095F6E34" w14:textId="14DE3787" w:rsidR="007C6102" w:rsidRPr="0052492D" w:rsidRDefault="007C6102" w:rsidP="007C6102">
      <w:pPr>
        <w:pStyle w:val="NormalWeb"/>
        <w:spacing w:before="0" w:beforeAutospacing="0" w:after="0" w:afterAutospacing="0"/>
        <w:jc w:val="both"/>
        <w:rPr>
          <w:lang w:val="en-US"/>
          <w:rPrChange w:id="485" w:author="Bartłomiej Cerek" w:date="2020-04-16T08:29:00Z">
            <w:rPr/>
          </w:rPrChange>
        </w:rPr>
      </w:pPr>
      <w:r w:rsidRPr="0052492D">
        <w:rPr>
          <w:color w:val="000000"/>
          <w:lang w:val="en-US"/>
          <w:rPrChange w:id="486" w:author="Bartłomiej Cerek" w:date="2020-04-16T08:29:00Z">
            <w:rPr>
              <w:color w:val="000000"/>
            </w:rPr>
          </w:rPrChange>
        </w:rPr>
        <w:t>[5</w:t>
      </w:r>
      <w:r w:rsidR="00C93324" w:rsidRPr="0052492D">
        <w:rPr>
          <w:color w:val="000000"/>
          <w:lang w:val="en-US"/>
          <w:rPrChange w:id="487" w:author="Bartłomiej Cerek" w:date="2020-04-16T08:29:00Z">
            <w:rPr>
              <w:color w:val="000000"/>
            </w:rPr>
          </w:rPrChange>
        </w:rPr>
        <w:t>6</w:t>
      </w:r>
      <w:r w:rsidRPr="0052492D">
        <w:rPr>
          <w:color w:val="000000"/>
          <w:lang w:val="en-US"/>
          <w:rPrChange w:id="488" w:author="Bartłomiej Cerek" w:date="2020-04-16T08:29:00Z">
            <w:rPr>
              <w:color w:val="000000"/>
            </w:rPr>
          </w:rPrChange>
        </w:rPr>
        <w:t xml:space="preserve">] </w:t>
      </w:r>
      <w:r w:rsidR="0000604E">
        <w:fldChar w:fldCharType="begin"/>
      </w:r>
      <w:r w:rsidR="0000604E" w:rsidRPr="0052492D">
        <w:rPr>
          <w:lang w:val="en-US"/>
          <w:rPrChange w:id="489" w:author="Bartłomiej Cerek" w:date="2020-04-16T08:29:00Z">
            <w:rPr/>
          </w:rPrChange>
        </w:rPr>
        <w:instrText xml:space="preserve"> HYPERLINK "http://dm.snu.ac.kr/static/docs/TR/SNUDM-TR-2015-03.pdf" </w:instrText>
      </w:r>
      <w:r w:rsidR="0000604E">
        <w:fldChar w:fldCharType="separate"/>
      </w:r>
      <w:r w:rsidRPr="0052492D">
        <w:rPr>
          <w:rStyle w:val="Hyperlink"/>
          <w:color w:val="1155CC"/>
          <w:lang w:val="en-US"/>
          <w:rPrChange w:id="490" w:author="Bartłomiej Cerek" w:date="2020-04-16T08:29:00Z">
            <w:rPr>
              <w:rStyle w:val="Hyperlink"/>
              <w:color w:val="1155CC"/>
            </w:rPr>
          </w:rPrChange>
        </w:rPr>
        <w:t>http://dm.snu.ac.kr/static/docs/TR/SNUDM-TR-2015-03.pdf</w:t>
      </w:r>
      <w:r w:rsidR="0000604E">
        <w:rPr>
          <w:rStyle w:val="Hyperlink"/>
          <w:color w:val="1155CC"/>
        </w:rPr>
        <w:fldChar w:fldCharType="end"/>
      </w:r>
    </w:p>
    <w:p w14:paraId="2C04E8C6" w14:textId="1FDFAEF4" w:rsidR="00C33F77" w:rsidRPr="0052492D" w:rsidRDefault="00C33F77" w:rsidP="007C6102">
      <w:pPr>
        <w:pStyle w:val="NormalWeb"/>
        <w:spacing w:before="0" w:beforeAutospacing="0" w:after="0" w:afterAutospacing="0"/>
        <w:jc w:val="both"/>
        <w:rPr>
          <w:lang w:val="en-US"/>
          <w:rPrChange w:id="491" w:author="Bartłomiej Cerek" w:date="2020-04-16T08:29:00Z">
            <w:rPr/>
          </w:rPrChange>
        </w:rPr>
      </w:pPr>
      <w:r w:rsidRPr="0052492D">
        <w:rPr>
          <w:lang w:val="en-US"/>
          <w:rPrChange w:id="492" w:author="Bartłomiej Cerek" w:date="2020-04-16T08:29:00Z">
            <w:rPr/>
          </w:rPrChange>
        </w:rPr>
        <w:t xml:space="preserve">[57] </w:t>
      </w:r>
      <w:r w:rsidR="0000604E">
        <w:fldChar w:fldCharType="begin"/>
      </w:r>
      <w:r w:rsidR="0000604E" w:rsidRPr="0052492D">
        <w:rPr>
          <w:lang w:val="en-US"/>
          <w:rPrChange w:id="493" w:author="Bartłomiej Cerek" w:date="2020-04-16T08:29:00Z">
            <w:rPr/>
          </w:rPrChange>
        </w:rPr>
        <w:instrText xml:space="preserve"> HYPERLINK "https://miro.mediu</w:instrText>
      </w:r>
      <w:r w:rsidR="0000604E" w:rsidRPr="0052492D">
        <w:rPr>
          <w:lang w:val="en-US"/>
          <w:rPrChange w:id="494" w:author="Bartłomiej Cerek" w:date="2020-04-16T08:29:00Z">
            <w:rPr/>
          </w:rPrChange>
        </w:rPr>
        <w:instrText xml:space="preserve">m.com/max/1314/1*CiVcrrPmpcB1YGMkTF7hzA.png" </w:instrText>
      </w:r>
      <w:r w:rsidR="0000604E">
        <w:fldChar w:fldCharType="separate"/>
      </w:r>
      <w:r w:rsidRPr="0052492D">
        <w:rPr>
          <w:rStyle w:val="Hyperlink"/>
          <w:color w:val="1155CC"/>
          <w:lang w:val="en-US"/>
          <w:rPrChange w:id="495" w:author="Bartłomiej Cerek" w:date="2020-04-16T08:29:00Z">
            <w:rPr>
              <w:rStyle w:val="Hyperlink"/>
              <w:color w:val="1155CC"/>
            </w:rPr>
          </w:rPrChange>
        </w:rPr>
        <w:t>https://miro.medium.com/max/1314/1*CiVcrrPmpcB1YGMkTF7hzA.png</w:t>
      </w:r>
      <w:r w:rsidR="0000604E">
        <w:rPr>
          <w:rStyle w:val="Hyperlink"/>
          <w:color w:val="1155CC"/>
        </w:rPr>
        <w:fldChar w:fldCharType="end"/>
      </w:r>
    </w:p>
    <w:p w14:paraId="2D1365FB" w14:textId="510C5F73" w:rsidR="007C6102" w:rsidRPr="0052492D" w:rsidRDefault="007C6102" w:rsidP="007C6102">
      <w:pPr>
        <w:pStyle w:val="NormalWeb"/>
        <w:spacing w:before="0" w:beforeAutospacing="0" w:after="0" w:afterAutospacing="0"/>
        <w:jc w:val="both"/>
        <w:rPr>
          <w:lang w:val="en-US"/>
          <w:rPrChange w:id="496" w:author="Bartłomiej Cerek" w:date="2020-04-16T08:29:00Z">
            <w:rPr/>
          </w:rPrChange>
        </w:rPr>
      </w:pPr>
      <w:r w:rsidRPr="0052492D">
        <w:rPr>
          <w:color w:val="000000"/>
          <w:lang w:val="en-US"/>
          <w:rPrChange w:id="497" w:author="Bartłomiej Cerek" w:date="2020-04-16T08:29:00Z">
            <w:rPr>
              <w:color w:val="000000"/>
            </w:rPr>
          </w:rPrChange>
        </w:rPr>
        <w:t>[5</w:t>
      </w:r>
      <w:r w:rsidR="00C33F77" w:rsidRPr="0052492D">
        <w:rPr>
          <w:color w:val="000000"/>
          <w:lang w:val="en-US"/>
          <w:rPrChange w:id="498" w:author="Bartłomiej Cerek" w:date="2020-04-16T08:29:00Z">
            <w:rPr>
              <w:color w:val="000000"/>
            </w:rPr>
          </w:rPrChange>
        </w:rPr>
        <w:t>8</w:t>
      </w:r>
      <w:r w:rsidRPr="0052492D">
        <w:rPr>
          <w:color w:val="000000"/>
          <w:lang w:val="en-US"/>
          <w:rPrChange w:id="499" w:author="Bartłomiej Cerek" w:date="2020-04-16T08:29:00Z">
            <w:rPr>
              <w:color w:val="000000"/>
            </w:rPr>
          </w:rPrChange>
        </w:rPr>
        <w:t xml:space="preserve">] </w:t>
      </w:r>
      <w:r w:rsidR="0000604E">
        <w:fldChar w:fldCharType="begin"/>
      </w:r>
      <w:r w:rsidR="0000604E" w:rsidRPr="0052492D">
        <w:rPr>
          <w:lang w:val="en-US"/>
          <w:rPrChange w:id="500" w:author="Bartłomiej Cerek" w:date="2020-04-16T08:29:00Z">
            <w:rPr/>
          </w:rPrChange>
        </w:rPr>
        <w:instrText xml:space="preserve"> HYPERLINK "https://en.wikipedia.org/wiki/Kullback%E2%80%93Leibler_divergence" </w:instrText>
      </w:r>
      <w:r w:rsidR="0000604E">
        <w:fldChar w:fldCharType="separate"/>
      </w:r>
      <w:r w:rsidRPr="0052492D">
        <w:rPr>
          <w:rStyle w:val="Hyperlink"/>
          <w:color w:val="1155CC"/>
          <w:lang w:val="en-US"/>
          <w:rPrChange w:id="501" w:author="Bartłomiej Cerek" w:date="2020-04-16T08:29:00Z">
            <w:rPr>
              <w:rStyle w:val="Hyperlink"/>
              <w:color w:val="1155CC"/>
            </w:rPr>
          </w:rPrChange>
        </w:rPr>
        <w:t>https://en.wikipedia.org/wiki/Kullback%E2%80%93Leibler_divergence</w:t>
      </w:r>
      <w:r w:rsidR="0000604E">
        <w:rPr>
          <w:rStyle w:val="Hyperlink"/>
          <w:color w:val="1155CC"/>
        </w:rPr>
        <w:fldChar w:fldCharType="end"/>
      </w:r>
    </w:p>
    <w:p w14:paraId="5C3C24A6" w14:textId="6BC4DC51" w:rsidR="007C6102" w:rsidRPr="0052492D" w:rsidRDefault="007C6102" w:rsidP="007C6102">
      <w:pPr>
        <w:pStyle w:val="NormalWeb"/>
        <w:spacing w:before="0" w:beforeAutospacing="0" w:after="0" w:afterAutospacing="0"/>
        <w:jc w:val="both"/>
        <w:rPr>
          <w:lang w:val="en-US"/>
          <w:rPrChange w:id="502" w:author="Bartłomiej Cerek" w:date="2020-04-16T08:29:00Z">
            <w:rPr/>
          </w:rPrChange>
        </w:rPr>
      </w:pPr>
      <w:r w:rsidRPr="0052492D">
        <w:rPr>
          <w:color w:val="000000"/>
          <w:lang w:val="en-US"/>
          <w:rPrChange w:id="503" w:author="Bartłomiej Cerek" w:date="2020-04-16T08:29:00Z">
            <w:rPr>
              <w:color w:val="000000"/>
            </w:rPr>
          </w:rPrChange>
        </w:rPr>
        <w:t>[5</w:t>
      </w:r>
      <w:r w:rsidR="00C33F77" w:rsidRPr="0052492D">
        <w:rPr>
          <w:color w:val="000000"/>
          <w:lang w:val="en-US"/>
          <w:rPrChange w:id="504" w:author="Bartłomiej Cerek" w:date="2020-04-16T08:29:00Z">
            <w:rPr>
              <w:color w:val="000000"/>
            </w:rPr>
          </w:rPrChange>
        </w:rPr>
        <w:t>9</w:t>
      </w:r>
      <w:r w:rsidRPr="0052492D">
        <w:rPr>
          <w:color w:val="000000"/>
          <w:lang w:val="en-US"/>
          <w:rPrChange w:id="505" w:author="Bartłomiej Cerek" w:date="2020-04-16T08:29:00Z">
            <w:rPr>
              <w:color w:val="000000"/>
            </w:rPr>
          </w:rPrChange>
        </w:rPr>
        <w:t xml:space="preserve">] </w:t>
      </w:r>
      <w:r w:rsidR="0000604E">
        <w:fldChar w:fldCharType="begin"/>
      </w:r>
      <w:r w:rsidR="0000604E" w:rsidRPr="0052492D">
        <w:rPr>
          <w:lang w:val="en-US"/>
          <w:rPrChange w:id="506" w:author="Bartłomiej Cerek" w:date="2020-04-16T08:29:00Z">
            <w:rPr/>
          </w:rPrChange>
        </w:rPr>
        <w:instrText xml:space="preserve"> HYPERLINK "https://gregorygundersen.com/blog/2018/04/29/reparameterization/" </w:instrText>
      </w:r>
      <w:r w:rsidR="0000604E">
        <w:fldChar w:fldCharType="separate"/>
      </w:r>
      <w:r w:rsidRPr="0052492D">
        <w:rPr>
          <w:rStyle w:val="Hyperlink"/>
          <w:color w:val="1155CC"/>
          <w:lang w:val="en-US"/>
          <w:rPrChange w:id="507" w:author="Bartłomiej Cerek" w:date="2020-04-16T08:29:00Z">
            <w:rPr>
              <w:rStyle w:val="Hyperlink"/>
              <w:color w:val="1155CC"/>
            </w:rPr>
          </w:rPrChange>
        </w:rPr>
        <w:t>https://gregorygundersen.com/blog/2018/04/29/reparameterization/</w:t>
      </w:r>
      <w:r w:rsidR="0000604E">
        <w:rPr>
          <w:rStyle w:val="Hyperlink"/>
          <w:color w:val="1155CC"/>
        </w:rPr>
        <w:fldChar w:fldCharType="end"/>
      </w:r>
    </w:p>
    <w:p w14:paraId="7A44ED15" w14:textId="4858DC64" w:rsidR="00F66FD5" w:rsidRPr="0052492D" w:rsidRDefault="00F66FD5" w:rsidP="007C6102">
      <w:pPr>
        <w:pStyle w:val="NormalWeb"/>
        <w:spacing w:before="0" w:beforeAutospacing="0" w:after="0" w:afterAutospacing="0"/>
        <w:jc w:val="both"/>
        <w:rPr>
          <w:lang w:val="en-US"/>
          <w:rPrChange w:id="508" w:author="Bartłomiej Cerek" w:date="2020-04-16T08:29:00Z">
            <w:rPr/>
          </w:rPrChange>
        </w:rPr>
      </w:pPr>
      <w:r w:rsidRPr="0052492D">
        <w:rPr>
          <w:lang w:val="en-US"/>
          <w:rPrChange w:id="509" w:author="Bartłomiej Cerek" w:date="2020-04-16T08:29:00Z">
            <w:rPr/>
          </w:rPrChange>
        </w:rPr>
        <w:t xml:space="preserve">[60] </w:t>
      </w:r>
      <w:r w:rsidR="0000604E">
        <w:fldChar w:fldCharType="begin"/>
      </w:r>
      <w:r w:rsidR="0000604E" w:rsidRPr="0052492D">
        <w:rPr>
          <w:lang w:val="en-US"/>
          <w:rPrChange w:id="510" w:author="Bartłomiej Cerek" w:date="2020-04-16T08:29:00Z">
            <w:rPr/>
          </w:rPrChange>
        </w:rPr>
        <w:instrText xml:space="preserve"> HYPERLINK "https://dl.acm.org/doi/pdf/10.1145/3290605.3300509" </w:instrText>
      </w:r>
      <w:r w:rsidR="0000604E">
        <w:fldChar w:fldCharType="separate"/>
      </w:r>
      <w:r w:rsidRPr="0052492D">
        <w:rPr>
          <w:rStyle w:val="Hyperlink"/>
          <w:lang w:val="en-US"/>
          <w:rPrChange w:id="511" w:author="Bartłomiej Cerek" w:date="2020-04-16T08:29:00Z">
            <w:rPr>
              <w:rStyle w:val="Hyperlink"/>
            </w:rPr>
          </w:rPrChange>
        </w:rPr>
        <w:t>https://dl.acm.org/doi/pdf/10.1145/3290605.3300509</w:t>
      </w:r>
      <w:r w:rsidR="0000604E">
        <w:rPr>
          <w:rStyle w:val="Hyperlink"/>
        </w:rPr>
        <w:fldChar w:fldCharType="end"/>
      </w:r>
    </w:p>
    <w:p w14:paraId="4AE2E804" w14:textId="2333BC3C" w:rsidR="00896E00" w:rsidRPr="0052492D" w:rsidRDefault="00896E00">
      <w:pPr>
        <w:spacing w:after="160" w:line="259" w:lineRule="auto"/>
        <w:rPr>
          <w:szCs w:val="24"/>
          <w:lang w:val="en-US" w:eastAsia="pl-PL"/>
          <w:rPrChange w:id="512" w:author="Bartłomiej Cerek" w:date="2020-04-16T08:29:00Z">
            <w:rPr>
              <w:szCs w:val="24"/>
              <w:lang w:eastAsia="pl-PL"/>
            </w:rPr>
          </w:rPrChange>
        </w:rPr>
      </w:pPr>
      <w:r w:rsidRPr="0052492D">
        <w:rPr>
          <w:lang w:val="en-US"/>
          <w:rPrChange w:id="513" w:author="Bartłomiej Cerek" w:date="2020-04-16T08:29:00Z">
            <w:rPr/>
          </w:rPrChange>
        </w:rPr>
        <w:br w:type="page"/>
      </w:r>
    </w:p>
    <w:p w14:paraId="6FC69C38" w14:textId="77777777" w:rsidR="00896E00" w:rsidRPr="0052492D" w:rsidRDefault="00896E00" w:rsidP="00896E00">
      <w:pPr>
        <w:pStyle w:val="NormalWeb"/>
        <w:spacing w:before="0" w:beforeAutospacing="0" w:after="0" w:afterAutospacing="0"/>
        <w:rPr>
          <w:lang w:val="en-US"/>
          <w:rPrChange w:id="514" w:author="Bartłomiej Cerek" w:date="2020-04-16T08:29:00Z">
            <w:rPr/>
          </w:rPrChange>
        </w:rPr>
      </w:pPr>
    </w:p>
    <w:p w14:paraId="316405AF" w14:textId="09DC6AB8" w:rsidR="00896E00" w:rsidRDefault="00896E00" w:rsidP="00896E00">
      <w:pPr>
        <w:pStyle w:val="Heading1"/>
        <w:ind w:left="1077"/>
        <w:rPr>
          <w:lang w:val="en-US"/>
        </w:rPr>
      </w:pPr>
      <w:bookmarkStart w:id="515" w:name="_Toc37604599"/>
      <w:r>
        <w:rPr>
          <w:lang w:val="en-US"/>
        </w:rPr>
        <w:t>Appendix A</w:t>
      </w:r>
      <w:bookmarkEnd w:id="515"/>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lang w:val="en-US" w:eastAsia="en-US"/>
        </w:rPr>
        <w:drawing>
          <wp:inline distT="0" distB="0" distL="0" distR="0" wp14:anchorId="0C6FA4CE" wp14:editId="791D2D70">
            <wp:extent cx="6437164" cy="644709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5186" cy="6485179"/>
                    </a:xfrm>
                    <a:prstGeom prst="rect">
                      <a:avLst/>
                    </a:prstGeom>
                    <a:noFill/>
                    <a:ln>
                      <a:noFill/>
                    </a:ln>
                  </pic:spPr>
                </pic:pic>
              </a:graphicData>
            </a:graphic>
          </wp:inline>
        </w:drawing>
      </w:r>
    </w:p>
    <w:sectPr w:rsidR="00F64883" w:rsidSect="00F876F0">
      <w:pgSz w:w="11906" w:h="16838"/>
      <w:pgMar w:top="1134"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Cerek, Piotr" w:date="2020-04-15T19:04:00Z" w:initials="CP">
    <w:p w14:paraId="47619091" w14:textId="40B08FB3" w:rsidR="00846D01" w:rsidRPr="0052492D" w:rsidRDefault="00846D01">
      <w:pPr>
        <w:pStyle w:val="CommentText"/>
        <w:rPr>
          <w:lang w:val="en-US"/>
        </w:rPr>
      </w:pPr>
      <w:r>
        <w:rPr>
          <w:rStyle w:val="CommentReference"/>
        </w:rPr>
        <w:annotationRef/>
      </w:r>
      <w:r w:rsidRPr="0052492D">
        <w:rPr>
          <w:lang w:val="en-US"/>
        </w:rPr>
        <w:t>Pls check if the titles to be spelled with capital letters</w:t>
      </w:r>
    </w:p>
  </w:comment>
  <w:comment w:id="65" w:author="Cerek, Piotr" w:date="2020-04-15T19:33:00Z" w:initials="CP">
    <w:p w14:paraId="09FAB439" w14:textId="0DC3C6EB" w:rsidR="00846D01" w:rsidRPr="0052492D" w:rsidRDefault="00846D01">
      <w:pPr>
        <w:pStyle w:val="CommentText"/>
        <w:rPr>
          <w:lang w:val="en-US"/>
        </w:rPr>
      </w:pPr>
      <w:r>
        <w:rPr>
          <w:rStyle w:val="CommentReference"/>
        </w:rPr>
        <w:annotationRef/>
      </w:r>
      <w:r w:rsidRPr="0052492D">
        <w:rPr>
          <w:lang w:val="en-US"/>
        </w:rPr>
        <w:t>Should it be the verb „fix”?</w:t>
      </w:r>
    </w:p>
  </w:comment>
  <w:comment w:id="124" w:author="Cerek, Piotr" w:date="2020-04-15T19:53:00Z" w:initials="CP">
    <w:p w14:paraId="45D23E0F" w14:textId="2AFF06D1" w:rsidR="00846D01" w:rsidRPr="0052492D" w:rsidRDefault="00846D01">
      <w:pPr>
        <w:pStyle w:val="CommentText"/>
        <w:rPr>
          <w:lang w:val="en-US"/>
        </w:rPr>
      </w:pPr>
      <w:r>
        <w:rPr>
          <w:rStyle w:val="CommentReference"/>
        </w:rPr>
        <w:annotationRef/>
      </w:r>
      <w:r w:rsidRPr="0052492D">
        <w:rPr>
          <w:lang w:val="en-US"/>
        </w:rPr>
        <w:t>May be the word „revised” is better?</w:t>
      </w:r>
    </w:p>
  </w:comment>
  <w:comment w:id="184" w:author="Cerek, Piotr" w:date="2020-04-15T20:13:00Z" w:initials="CP">
    <w:p w14:paraId="77B86A5F" w14:textId="1679EEAC" w:rsidR="00846D01" w:rsidRPr="0052492D" w:rsidRDefault="00846D01">
      <w:pPr>
        <w:pStyle w:val="CommentText"/>
        <w:rPr>
          <w:lang w:val="en-US"/>
        </w:rPr>
      </w:pPr>
      <w:r>
        <w:rPr>
          <w:rStyle w:val="CommentReference"/>
        </w:rPr>
        <w:annotationRef/>
      </w:r>
      <w:r w:rsidRPr="0052492D">
        <w:rPr>
          <w:lang w:val="en-US"/>
        </w:rPr>
        <w:t>Or implementation?</w:t>
      </w:r>
    </w:p>
  </w:comment>
  <w:comment w:id="223" w:author="Cerek, Piotr" w:date="2020-04-15T20:24:00Z" w:initials="CP">
    <w:p w14:paraId="0713EF59" w14:textId="6E1A0B0D" w:rsidR="00846D01" w:rsidRPr="0052492D" w:rsidRDefault="00846D01">
      <w:pPr>
        <w:pStyle w:val="CommentText"/>
        <w:rPr>
          <w:lang w:val="en-US"/>
        </w:rPr>
      </w:pPr>
      <w:r>
        <w:rPr>
          <w:rStyle w:val="CommentReference"/>
        </w:rPr>
        <w:annotationRef/>
      </w:r>
      <w:r w:rsidRPr="0052492D">
        <w:rPr>
          <w:lang w:val="en-US"/>
        </w:rPr>
        <w:t xml:space="preserve">A </w:t>
      </w:r>
      <w:proofErr w:type="spellStart"/>
      <w:r w:rsidRPr="0052492D">
        <w:rPr>
          <w:lang w:val="en-US"/>
        </w:rPr>
        <w:t>sentance</w:t>
      </w:r>
      <w:proofErr w:type="spellEnd"/>
      <w:r w:rsidRPr="0052492D">
        <w:rPr>
          <w:lang w:val="en-US"/>
        </w:rPr>
        <w:t xml:space="preserve"> cannot start with the number. The number should be spelled followed by the number in brackets. E.g. Three (3). I leave it up to you to decide.</w:t>
      </w:r>
    </w:p>
  </w:comment>
  <w:comment w:id="261" w:author="Cerek, Piotr" w:date="2020-04-15T20:38:00Z" w:initials="CP">
    <w:p w14:paraId="073DA6CA" w14:textId="6BB07A53" w:rsidR="00846D01" w:rsidRPr="0052492D" w:rsidRDefault="00846D01">
      <w:pPr>
        <w:pStyle w:val="CommentText"/>
        <w:rPr>
          <w:lang w:val="en-US"/>
        </w:rPr>
      </w:pPr>
      <w:r>
        <w:rPr>
          <w:rStyle w:val="CommentReference"/>
        </w:rPr>
        <w:annotationRef/>
      </w:r>
      <w:r w:rsidRPr="0052492D">
        <w:rPr>
          <w:lang w:val="en-US"/>
        </w:rPr>
        <w:t xml:space="preserve">I </w:t>
      </w:r>
      <w:proofErr w:type="spellStart"/>
      <w:r w:rsidRPr="0052492D">
        <w:rPr>
          <w:lang w:val="en-US"/>
        </w:rPr>
        <w:t>suggestto</w:t>
      </w:r>
      <w:proofErr w:type="spellEnd"/>
      <w:r w:rsidRPr="0052492D">
        <w:rPr>
          <w:lang w:val="en-US"/>
        </w:rPr>
        <w:t xml:space="preserve"> put this statement is brackets to make the sentence lighter.</w:t>
      </w:r>
    </w:p>
  </w:comment>
  <w:comment w:id="293" w:author="Cerek, Piotr" w:date="2020-04-15T20:53:00Z" w:initials="CP">
    <w:p w14:paraId="16817DEF" w14:textId="338887F3" w:rsidR="00846D01" w:rsidRPr="0052492D" w:rsidRDefault="00846D01">
      <w:pPr>
        <w:pStyle w:val="CommentText"/>
        <w:rPr>
          <w:lang w:val="en-US"/>
        </w:rPr>
      </w:pPr>
      <w:r>
        <w:rPr>
          <w:rStyle w:val="CommentReference"/>
        </w:rPr>
        <w:annotationRef/>
      </w:r>
      <w:r w:rsidRPr="0052492D">
        <w:rPr>
          <w:lang w:val="en-US"/>
        </w:rPr>
        <w:t>Consider the words like ‘inside’ or ‘internal’ if they fit better.</w:t>
      </w:r>
    </w:p>
  </w:comment>
  <w:comment w:id="302" w:author="Cerek, Piotr" w:date="2020-04-15T20:56:00Z" w:initials="CP">
    <w:p w14:paraId="6F9865C7" w14:textId="448587FE" w:rsidR="00846D01" w:rsidRPr="0052492D" w:rsidRDefault="00846D01">
      <w:pPr>
        <w:pStyle w:val="CommentText"/>
        <w:rPr>
          <w:lang w:val="en-US"/>
        </w:rPr>
      </w:pPr>
      <w:r>
        <w:rPr>
          <w:rStyle w:val="CommentReference"/>
        </w:rPr>
        <w:annotationRef/>
      </w:r>
    </w:p>
  </w:comment>
  <w:comment w:id="303" w:author="Cerek, Piotr" w:date="2020-04-15T20:56:00Z" w:initials="CP">
    <w:p w14:paraId="1E243AD1" w14:textId="76626E0C" w:rsidR="00846D01" w:rsidRPr="0052492D" w:rsidRDefault="00846D01">
      <w:pPr>
        <w:pStyle w:val="CommentText"/>
        <w:rPr>
          <w:lang w:val="en-US"/>
        </w:rPr>
      </w:pPr>
      <w:r>
        <w:rPr>
          <w:rStyle w:val="CommentReference"/>
        </w:rPr>
        <w:annotationRef/>
      </w:r>
      <w:r w:rsidRPr="0052492D">
        <w:rPr>
          <w:lang w:val="en-US"/>
        </w:rPr>
        <w:t>Consider the word ‘aspiring’ if its better</w:t>
      </w:r>
    </w:p>
  </w:comment>
  <w:comment w:id="305" w:author="Cerek, Piotr" w:date="2020-04-15T20:58:00Z" w:initials="CP">
    <w:p w14:paraId="7093E1CC" w14:textId="6E4BDFBF" w:rsidR="00846D01" w:rsidRPr="0052492D" w:rsidRDefault="00846D01">
      <w:pPr>
        <w:pStyle w:val="CommentText"/>
        <w:rPr>
          <w:lang w:val="en-US"/>
        </w:rPr>
      </w:pPr>
      <w:r>
        <w:rPr>
          <w:rStyle w:val="CommentReference"/>
        </w:rPr>
        <w:annotationRef/>
      </w:r>
      <w:r w:rsidRPr="0052492D">
        <w:rPr>
          <w:lang w:val="en-US"/>
        </w:rPr>
        <w:t>It is not clear for me. I have a feeling that something is missing here...</w:t>
      </w:r>
    </w:p>
  </w:comment>
  <w:comment w:id="328" w:author="Cerek, Piotr" w:date="2020-04-15T21:07:00Z" w:initials="CP">
    <w:p w14:paraId="4C413868" w14:textId="282DA97C" w:rsidR="00846D01" w:rsidRPr="0052492D" w:rsidRDefault="00846D01">
      <w:pPr>
        <w:pStyle w:val="CommentText"/>
        <w:rPr>
          <w:lang w:val="en-US"/>
        </w:rPr>
      </w:pPr>
      <w:r>
        <w:rPr>
          <w:rStyle w:val="CommentReference"/>
        </w:rPr>
        <w:annotationRef/>
      </w:r>
      <w:r w:rsidRPr="0052492D">
        <w:rPr>
          <w:lang w:val="en-US"/>
        </w:rPr>
        <w:t>Tools or tool?</w:t>
      </w:r>
    </w:p>
  </w:comment>
  <w:comment w:id="335" w:author="Cerek, Piotr" w:date="2020-04-15T21:11:00Z" w:initials="CP">
    <w:p w14:paraId="77C7FF91" w14:textId="588B699E" w:rsidR="00846D01" w:rsidRPr="0052492D" w:rsidRDefault="00846D01">
      <w:pPr>
        <w:pStyle w:val="CommentText"/>
        <w:rPr>
          <w:lang w:val="en-US"/>
        </w:rPr>
      </w:pPr>
      <w:r>
        <w:rPr>
          <w:rStyle w:val="CommentReference"/>
        </w:rPr>
        <w:annotationRef/>
      </w:r>
      <w:r w:rsidRPr="0052492D">
        <w:rPr>
          <w:lang w:val="en-US"/>
        </w:rPr>
        <w:t xml:space="preserve">The </w:t>
      </w:r>
      <w:proofErr w:type="spellStart"/>
      <w:r w:rsidRPr="0052492D">
        <w:rPr>
          <w:lang w:val="en-US"/>
        </w:rPr>
        <w:t>sentance</w:t>
      </w:r>
      <w:proofErr w:type="spellEnd"/>
      <w:r w:rsidRPr="0052492D">
        <w:rPr>
          <w:lang w:val="en-US"/>
        </w:rPr>
        <w:t xml:space="preserve"> is very complicated. That makes it difficult for understanding. Try to make rearrange it.</w:t>
      </w:r>
    </w:p>
  </w:comment>
  <w:comment w:id="343" w:author="Cerek, Piotr" w:date="2020-04-15T21:15:00Z" w:initials="CP">
    <w:p w14:paraId="26534BD6" w14:textId="4D906D9A" w:rsidR="00846D01" w:rsidRPr="0052492D" w:rsidRDefault="00846D01">
      <w:pPr>
        <w:pStyle w:val="CommentText"/>
        <w:rPr>
          <w:lang w:val="en-US"/>
        </w:rPr>
      </w:pPr>
      <w:r>
        <w:rPr>
          <w:rStyle w:val="CommentReference"/>
        </w:rPr>
        <w:annotationRef/>
      </w:r>
      <w:r w:rsidRPr="0052492D">
        <w:rPr>
          <w:lang w:val="en-US"/>
        </w:rPr>
        <w:t>Consider the word ‘processing’</w:t>
      </w:r>
    </w:p>
  </w:comment>
  <w:comment w:id="364" w:author="Cerek, Piotr" w:date="2020-04-15T21:21:00Z" w:initials="CP">
    <w:p w14:paraId="1C09EB3E" w14:textId="1EFEFF5D" w:rsidR="00530F5F" w:rsidRPr="0052492D" w:rsidRDefault="00530F5F">
      <w:pPr>
        <w:pStyle w:val="CommentText"/>
        <w:rPr>
          <w:lang w:val="en-US"/>
        </w:rPr>
      </w:pPr>
      <w:r>
        <w:rPr>
          <w:rStyle w:val="CommentReference"/>
        </w:rPr>
        <w:annotationRef/>
      </w:r>
      <w:r w:rsidRPr="0052492D">
        <w:rPr>
          <w:lang w:val="en-US"/>
        </w:rPr>
        <w:t>Consider the word ‘functionalities’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619091" w15:done="1"/>
  <w15:commentEx w15:paraId="09FAB439" w15:done="0"/>
  <w15:commentEx w15:paraId="45D23E0F" w15:done="0"/>
  <w15:commentEx w15:paraId="77B86A5F" w15:done="0"/>
  <w15:commentEx w15:paraId="0713EF59" w15:done="0"/>
  <w15:commentEx w15:paraId="073DA6CA" w15:done="0"/>
  <w15:commentEx w15:paraId="16817DEF" w15:done="0"/>
  <w15:commentEx w15:paraId="6F9865C7" w15:done="0"/>
  <w15:commentEx w15:paraId="1E243AD1" w15:paraIdParent="6F9865C7" w15:done="0"/>
  <w15:commentEx w15:paraId="7093E1CC" w15:done="0"/>
  <w15:commentEx w15:paraId="4C413868" w15:done="0"/>
  <w15:commentEx w15:paraId="77C7FF91" w15:done="0"/>
  <w15:commentEx w15:paraId="26534BD6" w15:done="0"/>
  <w15:commentEx w15:paraId="1C09EB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619091" w16cid:durableId="224295D3"/>
  <w16cid:commentId w16cid:paraId="09FAB439" w16cid:durableId="224295D4"/>
  <w16cid:commentId w16cid:paraId="45D23E0F" w16cid:durableId="224295D5"/>
  <w16cid:commentId w16cid:paraId="77B86A5F" w16cid:durableId="224295D6"/>
  <w16cid:commentId w16cid:paraId="0713EF59" w16cid:durableId="224295D7"/>
  <w16cid:commentId w16cid:paraId="073DA6CA" w16cid:durableId="224295D8"/>
  <w16cid:commentId w16cid:paraId="16817DEF" w16cid:durableId="224295D9"/>
  <w16cid:commentId w16cid:paraId="6F9865C7" w16cid:durableId="224295DA"/>
  <w16cid:commentId w16cid:paraId="1E243AD1" w16cid:durableId="224295DB"/>
  <w16cid:commentId w16cid:paraId="7093E1CC" w16cid:durableId="224295DC"/>
  <w16cid:commentId w16cid:paraId="4C413868" w16cid:durableId="224295DD"/>
  <w16cid:commentId w16cid:paraId="77C7FF91" w16cid:durableId="224295DE"/>
  <w16cid:commentId w16cid:paraId="26534BD6" w16cid:durableId="224295DF"/>
  <w16cid:commentId w16cid:paraId="1C09EB3E" w16cid:durableId="224295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DBD8E" w14:textId="77777777" w:rsidR="0000604E" w:rsidRDefault="0000604E" w:rsidP="00C47CA3">
      <w:pPr>
        <w:spacing w:after="0" w:line="240" w:lineRule="auto"/>
      </w:pPr>
      <w:r>
        <w:separator/>
      </w:r>
    </w:p>
  </w:endnote>
  <w:endnote w:type="continuationSeparator" w:id="0">
    <w:p w14:paraId="4861C74A" w14:textId="77777777" w:rsidR="0000604E" w:rsidRDefault="0000604E"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66BEA" w14:textId="77777777" w:rsidR="00846D01" w:rsidRDefault="0000604E" w:rsidP="0035130D">
    <w:pPr>
      <w:pStyle w:val="Footer"/>
      <w:rPr>
        <w:i/>
        <w:iCs/>
        <w:sz w:val="20"/>
        <w:szCs w:val="20"/>
        <w:lang w:val="en-US"/>
      </w:rPr>
    </w:pPr>
    <w:r>
      <w:rPr>
        <w:i/>
        <w:iCs/>
        <w:sz w:val="20"/>
        <w:szCs w:val="20"/>
        <w:lang w:val="en-US"/>
      </w:rPr>
      <w:pict w14:anchorId="17D35FFF">
        <v:rect id="_x0000_i1027" style="width:453.55pt;height:1.2pt" o:hralign="center" o:hrstd="t" o:hrnoshade="t" o:hr="t" fillcolor="black [3213]" stroked="f"/>
      </w:pict>
    </w:r>
  </w:p>
  <w:p w14:paraId="3BF1DF18" w14:textId="297CE7F0" w:rsidR="00846D01" w:rsidRPr="0035130D" w:rsidRDefault="00846D01">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79285D77" w:rsidR="00846D01" w:rsidRDefault="0000604E" w:rsidP="006B7BA6">
    <w:pPr>
      <w:pStyle w:val="Footer"/>
      <w:rPr>
        <w:i/>
        <w:iCs/>
        <w:sz w:val="20"/>
        <w:szCs w:val="20"/>
        <w:lang w:val="en-US"/>
      </w:rPr>
    </w:pPr>
    <w:r>
      <w:rPr>
        <w:i/>
        <w:iCs/>
        <w:sz w:val="20"/>
        <w:szCs w:val="20"/>
        <w:lang w:val="en-US"/>
      </w:rPr>
      <w:pict w14:anchorId="7A287EFE">
        <v:rect id="_x0000_i1028" style="width:453.55pt;height:1.2pt" o:hralign="center" o:hrstd="t" o:hrnoshade="t" o:hr="t" fillcolor="black [3213]" stroked="f"/>
      </w:pict>
    </w:r>
  </w:p>
  <w:p w14:paraId="29127E7F" w14:textId="6D69AFB8" w:rsidR="00846D01" w:rsidRPr="006B7BA6" w:rsidRDefault="00846D01"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FFFF8" w14:textId="77777777" w:rsidR="0000604E" w:rsidRDefault="0000604E" w:rsidP="00C47CA3">
      <w:pPr>
        <w:spacing w:after="0" w:line="240" w:lineRule="auto"/>
      </w:pPr>
      <w:r>
        <w:separator/>
      </w:r>
    </w:p>
  </w:footnote>
  <w:footnote w:type="continuationSeparator" w:id="0">
    <w:p w14:paraId="10F4560F" w14:textId="77777777" w:rsidR="0000604E" w:rsidRDefault="0000604E"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270488"/>
      <w:docPartObj>
        <w:docPartGallery w:val="Page Numbers (Top of Page)"/>
        <w:docPartUnique/>
      </w:docPartObj>
    </w:sdtPr>
    <w:sdtEndPr>
      <w:rPr>
        <w:noProof/>
      </w:rPr>
    </w:sdtEndPr>
    <w:sdtContent>
      <w:p w14:paraId="46C1D64A" w14:textId="77777777" w:rsidR="00846D01" w:rsidRDefault="00846D01" w:rsidP="00F876F0">
        <w:pPr>
          <w:pStyle w:val="Header"/>
        </w:pPr>
        <w:r>
          <w:fldChar w:fldCharType="begin"/>
        </w:r>
        <w:r>
          <w:instrText xml:space="preserve"> PAGE   \* MERGEFORMAT </w:instrText>
        </w:r>
        <w:r>
          <w:fldChar w:fldCharType="separate"/>
        </w:r>
        <w:r w:rsidR="00B760B2">
          <w:rPr>
            <w:noProof/>
          </w:rPr>
          <w:t>20</w:t>
        </w:r>
        <w:r>
          <w:rPr>
            <w:noProof/>
          </w:rPr>
          <w:fldChar w:fldCharType="end"/>
        </w:r>
      </w:p>
    </w:sdtContent>
  </w:sdt>
  <w:p w14:paraId="1546A5CF" w14:textId="0B3B4F50" w:rsidR="00846D01" w:rsidRDefault="00846D01" w:rsidP="00F876F0">
    <w:pPr>
      <w:pStyle w:val="Header"/>
      <w:spacing w:line="192" w:lineRule="auto"/>
      <w:jc w:val="right"/>
    </w:pPr>
    <w:r>
      <w:rPr>
        <w:noProof/>
      </w:rPr>
      <w:fldChar w:fldCharType="begin"/>
    </w:r>
    <w:r>
      <w:rPr>
        <w:noProof/>
      </w:rPr>
      <w:instrText xml:space="preserve"> STYLEREF  "Heading 1"  \* MERGEFORMAT </w:instrText>
    </w:r>
    <w:r>
      <w:rPr>
        <w:noProof/>
      </w:rPr>
      <w:fldChar w:fldCharType="separate"/>
    </w:r>
    <w:r w:rsidR="0052492D">
      <w:rPr>
        <w:noProof/>
      </w:rPr>
      <w:t>Classic Machine Learning</w:t>
    </w:r>
    <w:r>
      <w:rPr>
        <w:noProof/>
      </w:rPr>
      <w:fldChar w:fldCharType="end"/>
    </w:r>
  </w:p>
  <w:p w14:paraId="5253B045" w14:textId="593CF8A4" w:rsidR="00846D01" w:rsidRPr="005C1BA6" w:rsidRDefault="0000604E" w:rsidP="00F876F0">
    <w:pPr>
      <w:pStyle w:val="Header"/>
      <w:spacing w:line="192" w:lineRule="auto"/>
    </w:pPr>
    <w:r>
      <w:rPr>
        <w:i/>
        <w:iCs/>
        <w:sz w:val="20"/>
        <w:szCs w:val="20"/>
        <w:lang w:val="en-US"/>
      </w:rPr>
      <w:pict w14:anchorId="67D00AAF">
        <v:rect id="_x0000_i1025" style="width:453.55pt;height:1.2pt" o:hralign="center" o:hrstd="t" o:hrnoshade="t" o:hr="t" fillcolor="black [3213]" stroked="f"/>
      </w:pict>
    </w:r>
  </w:p>
  <w:p w14:paraId="77A72952" w14:textId="77777777" w:rsidR="00846D01" w:rsidRDefault="00846D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846D01" w:rsidRDefault="00846D01">
        <w:pPr>
          <w:pStyle w:val="Header"/>
          <w:jc w:val="right"/>
        </w:pPr>
        <w:r>
          <w:fldChar w:fldCharType="begin"/>
        </w:r>
        <w:r>
          <w:instrText xml:space="preserve"> PAGE   \* MERGEFORMAT </w:instrText>
        </w:r>
        <w:r>
          <w:fldChar w:fldCharType="separate"/>
        </w:r>
        <w:r w:rsidR="00B760B2">
          <w:rPr>
            <w:noProof/>
          </w:rPr>
          <w:t>21</w:t>
        </w:r>
        <w:r>
          <w:rPr>
            <w:noProof/>
          </w:rPr>
          <w:fldChar w:fldCharType="end"/>
        </w:r>
      </w:p>
    </w:sdtContent>
  </w:sdt>
  <w:p w14:paraId="779E9781" w14:textId="71F71264" w:rsidR="00846D01" w:rsidRDefault="00846D01" w:rsidP="005C1BA6">
    <w:pPr>
      <w:pStyle w:val="Header"/>
      <w:spacing w:line="192" w:lineRule="auto"/>
    </w:pPr>
    <w:r>
      <w:rPr>
        <w:noProof/>
      </w:rPr>
      <w:fldChar w:fldCharType="begin"/>
    </w:r>
    <w:r>
      <w:rPr>
        <w:noProof/>
      </w:rPr>
      <w:instrText xml:space="preserve"> STYLEREF  "Heading 1"  \* MERGEFORMAT </w:instrText>
    </w:r>
    <w:r>
      <w:rPr>
        <w:noProof/>
      </w:rPr>
      <w:fldChar w:fldCharType="separate"/>
    </w:r>
    <w:r w:rsidR="0052492D">
      <w:rPr>
        <w:noProof/>
      </w:rPr>
      <w:t>Data Analysis</w:t>
    </w:r>
    <w:r>
      <w:rPr>
        <w:noProof/>
      </w:rPr>
      <w:fldChar w:fldCharType="end"/>
    </w:r>
  </w:p>
  <w:p w14:paraId="34DB9FF7" w14:textId="453994FC" w:rsidR="00846D01" w:rsidRPr="005C1BA6" w:rsidRDefault="0000604E" w:rsidP="005C1BA6">
    <w:pPr>
      <w:pStyle w:val="Header"/>
      <w:spacing w:line="192" w:lineRule="auto"/>
    </w:pPr>
    <w:r>
      <w:rPr>
        <w:i/>
        <w:iCs/>
        <w:sz w:val="20"/>
        <w:szCs w:val="20"/>
        <w:lang w:val="en-US"/>
      </w:rPr>
      <w:pict w14:anchorId="0273823F">
        <v:rect id="_x0000_i1026" style="width:453.55pt;height:1.2pt" o:hralign="center" o:hrstd="t" o:hrnoshade="t" o:hr="t" fillcolor="black [3213]" stroked="f"/>
      </w:pict>
    </w:r>
  </w:p>
  <w:p w14:paraId="16EC9431" w14:textId="77777777" w:rsidR="00846D01" w:rsidRPr="0061559C" w:rsidRDefault="00846D01">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142FAA"/>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3"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8226DF"/>
    <w:multiLevelType w:val="hybridMultilevel"/>
    <w:tmpl w:val="605401D6"/>
    <w:lvl w:ilvl="0" w:tplc="2D9294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9421693"/>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8"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0"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12"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3"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655AC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9"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num w:numId="1">
    <w:abstractNumId w:val="17"/>
  </w:num>
  <w:num w:numId="2">
    <w:abstractNumId w:val="16"/>
  </w:num>
  <w:num w:numId="3">
    <w:abstractNumId w:val="6"/>
  </w:num>
  <w:num w:numId="4">
    <w:abstractNumId w:val="6"/>
    <w:lvlOverride w:ilvl="0">
      <w:startOverride w:val="1"/>
    </w:lvlOverride>
  </w:num>
  <w:num w:numId="5">
    <w:abstractNumId w:val="6"/>
    <w:lvlOverride w:ilvl="0">
      <w:startOverride w:val="1"/>
    </w:lvlOverride>
  </w:num>
  <w:num w:numId="6">
    <w:abstractNumId w:val="6"/>
    <w:lvlOverride w:ilvl="0">
      <w:startOverride w:val="1"/>
    </w:lvlOverride>
  </w:num>
  <w:num w:numId="7">
    <w:abstractNumId w:val="5"/>
  </w:num>
  <w:num w:numId="8">
    <w:abstractNumId w:val="19"/>
  </w:num>
  <w:num w:numId="9">
    <w:abstractNumId w:val="11"/>
  </w:num>
  <w:num w:numId="10">
    <w:abstractNumId w:val="18"/>
  </w:num>
  <w:num w:numId="11">
    <w:abstractNumId w:val="12"/>
  </w:num>
  <w:num w:numId="12">
    <w:abstractNumId w:val="8"/>
  </w:num>
  <w:num w:numId="13">
    <w:abstractNumId w:val="20"/>
  </w:num>
  <w:num w:numId="14">
    <w:abstractNumId w:val="3"/>
  </w:num>
  <w:num w:numId="15">
    <w:abstractNumId w:val="0"/>
  </w:num>
  <w:num w:numId="16">
    <w:abstractNumId w:val="9"/>
  </w:num>
  <w:num w:numId="17">
    <w:abstractNumId w:val="13"/>
  </w:num>
  <w:num w:numId="18">
    <w:abstractNumId w:val="1"/>
  </w:num>
  <w:num w:numId="19">
    <w:abstractNumId w:val="10"/>
  </w:num>
  <w:num w:numId="20">
    <w:abstractNumId w:val="15"/>
  </w:num>
  <w:num w:numId="21">
    <w:abstractNumId w:val="2"/>
  </w:num>
  <w:num w:numId="22">
    <w:abstractNumId w:val="7"/>
  </w:num>
  <w:num w:numId="23">
    <w:abstractNumId w:val="14"/>
  </w:num>
  <w:num w:numId="2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rtłomiej Cerek">
    <w15:presenceInfo w15:providerId="Windows Live" w15:userId="9f45986aaf945445"/>
  </w15:person>
  <w15:person w15:author="Cerek, Piotr">
    <w15:presenceInfo w15:providerId="AD" w15:userId="S-1-5-21-1009579374-2342361561-4147951735-94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trackRevisions/>
  <w:defaultTabStop w:val="964"/>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A4B"/>
    <w:rsid w:val="0000604E"/>
    <w:rsid w:val="00082E8E"/>
    <w:rsid w:val="00086BEF"/>
    <w:rsid w:val="00096B27"/>
    <w:rsid w:val="000B43A9"/>
    <w:rsid w:val="000E073A"/>
    <w:rsid w:val="000F63A6"/>
    <w:rsid w:val="00175EC2"/>
    <w:rsid w:val="00177BB6"/>
    <w:rsid w:val="00193002"/>
    <w:rsid w:val="00193A4A"/>
    <w:rsid w:val="001D7FC0"/>
    <w:rsid w:val="001E1317"/>
    <w:rsid w:val="001F1268"/>
    <w:rsid w:val="00237087"/>
    <w:rsid w:val="002B7248"/>
    <w:rsid w:val="00322C61"/>
    <w:rsid w:val="00330919"/>
    <w:rsid w:val="00343E09"/>
    <w:rsid w:val="003501F3"/>
    <w:rsid w:val="0035130D"/>
    <w:rsid w:val="003731BC"/>
    <w:rsid w:val="003A103E"/>
    <w:rsid w:val="00404DD2"/>
    <w:rsid w:val="00424262"/>
    <w:rsid w:val="00426A4B"/>
    <w:rsid w:val="004344D8"/>
    <w:rsid w:val="004A556F"/>
    <w:rsid w:val="004B0423"/>
    <w:rsid w:val="00521026"/>
    <w:rsid w:val="0052124A"/>
    <w:rsid w:val="0052492D"/>
    <w:rsid w:val="00530F5F"/>
    <w:rsid w:val="00535162"/>
    <w:rsid w:val="00586E85"/>
    <w:rsid w:val="00587739"/>
    <w:rsid w:val="005A59FB"/>
    <w:rsid w:val="005C1BA6"/>
    <w:rsid w:val="005D315F"/>
    <w:rsid w:val="00611566"/>
    <w:rsid w:val="0061559C"/>
    <w:rsid w:val="00632CB2"/>
    <w:rsid w:val="0063540D"/>
    <w:rsid w:val="00645A17"/>
    <w:rsid w:val="00660767"/>
    <w:rsid w:val="006725A4"/>
    <w:rsid w:val="00675FE3"/>
    <w:rsid w:val="006B7BA6"/>
    <w:rsid w:val="00752E13"/>
    <w:rsid w:val="00780B43"/>
    <w:rsid w:val="007C6102"/>
    <w:rsid w:val="007E2460"/>
    <w:rsid w:val="007E5091"/>
    <w:rsid w:val="00824B62"/>
    <w:rsid w:val="00846D01"/>
    <w:rsid w:val="008651F2"/>
    <w:rsid w:val="008731BF"/>
    <w:rsid w:val="00896E00"/>
    <w:rsid w:val="00897C11"/>
    <w:rsid w:val="008D47E8"/>
    <w:rsid w:val="008E069D"/>
    <w:rsid w:val="008E4671"/>
    <w:rsid w:val="00902F29"/>
    <w:rsid w:val="00903A63"/>
    <w:rsid w:val="0092534B"/>
    <w:rsid w:val="00941973"/>
    <w:rsid w:val="009B3893"/>
    <w:rsid w:val="009D7BE1"/>
    <w:rsid w:val="009F7C91"/>
    <w:rsid w:val="00A02551"/>
    <w:rsid w:val="00A24857"/>
    <w:rsid w:val="00A40F89"/>
    <w:rsid w:val="00A557CF"/>
    <w:rsid w:val="00AE53AE"/>
    <w:rsid w:val="00B0617E"/>
    <w:rsid w:val="00B57D9E"/>
    <w:rsid w:val="00B760B2"/>
    <w:rsid w:val="00BE2462"/>
    <w:rsid w:val="00BF3E28"/>
    <w:rsid w:val="00C337FC"/>
    <w:rsid w:val="00C33F77"/>
    <w:rsid w:val="00C42776"/>
    <w:rsid w:val="00C47CA3"/>
    <w:rsid w:val="00C57365"/>
    <w:rsid w:val="00C705CD"/>
    <w:rsid w:val="00C808AA"/>
    <w:rsid w:val="00C93324"/>
    <w:rsid w:val="00CA0561"/>
    <w:rsid w:val="00CE6CFB"/>
    <w:rsid w:val="00D00E7B"/>
    <w:rsid w:val="00D10EFA"/>
    <w:rsid w:val="00D224DA"/>
    <w:rsid w:val="00D446CD"/>
    <w:rsid w:val="00D6233C"/>
    <w:rsid w:val="00D86EC0"/>
    <w:rsid w:val="00DC05BA"/>
    <w:rsid w:val="00DF29F7"/>
    <w:rsid w:val="00E3460D"/>
    <w:rsid w:val="00E56007"/>
    <w:rsid w:val="00E71450"/>
    <w:rsid w:val="00E71590"/>
    <w:rsid w:val="00E8610D"/>
    <w:rsid w:val="00F003ED"/>
    <w:rsid w:val="00F61365"/>
    <w:rsid w:val="00F64883"/>
    <w:rsid w:val="00F66FD5"/>
    <w:rsid w:val="00F84F3D"/>
    <w:rsid w:val="00F876F0"/>
    <w:rsid w:val="00FA50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7D9E"/>
    <w:pPr>
      <w:tabs>
        <w:tab w:val="left" w:pos="440"/>
        <w:tab w:val="right" w:leader="dot" w:pos="9061"/>
      </w:tabs>
      <w:spacing w:after="100"/>
    </w:pPr>
    <w:rPr>
      <w:rFonts w:eastAsiaTheme="minorHAnsi"/>
      <w:b/>
      <w:bCs/>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customStyle="1" w:styleId="UnresolvedMention1">
    <w:name w:val="Unresolved Mention1"/>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 w:type="character" w:styleId="CommentReference">
    <w:name w:val="annotation reference"/>
    <w:basedOn w:val="DefaultParagraphFont"/>
    <w:uiPriority w:val="99"/>
    <w:semiHidden/>
    <w:unhideWhenUsed/>
    <w:rsid w:val="00DC05BA"/>
    <w:rPr>
      <w:sz w:val="16"/>
      <w:szCs w:val="16"/>
    </w:rPr>
  </w:style>
  <w:style w:type="paragraph" w:styleId="CommentText">
    <w:name w:val="annotation text"/>
    <w:basedOn w:val="Normal"/>
    <w:link w:val="CommentTextChar"/>
    <w:uiPriority w:val="99"/>
    <w:semiHidden/>
    <w:unhideWhenUsed/>
    <w:rsid w:val="00DC05BA"/>
    <w:pPr>
      <w:spacing w:line="240" w:lineRule="auto"/>
    </w:pPr>
    <w:rPr>
      <w:sz w:val="20"/>
      <w:szCs w:val="20"/>
    </w:rPr>
  </w:style>
  <w:style w:type="character" w:customStyle="1" w:styleId="CommentTextChar">
    <w:name w:val="Comment Text Char"/>
    <w:basedOn w:val="DefaultParagraphFont"/>
    <w:link w:val="CommentText"/>
    <w:uiPriority w:val="99"/>
    <w:semiHidden/>
    <w:rsid w:val="00DC05B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C05BA"/>
    <w:rPr>
      <w:b/>
      <w:bCs/>
    </w:rPr>
  </w:style>
  <w:style w:type="character" w:customStyle="1" w:styleId="CommentSubjectChar">
    <w:name w:val="Comment Subject Char"/>
    <w:basedOn w:val="CommentTextChar"/>
    <w:link w:val="CommentSubject"/>
    <w:uiPriority w:val="99"/>
    <w:semiHidden/>
    <w:rsid w:val="00DC05B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C0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05BA"/>
    <w:rPr>
      <w:rFonts w:ascii="Segoe UI" w:eastAsia="Times New Roman" w:hAnsi="Segoe UI" w:cs="Segoe UI"/>
      <w:sz w:val="18"/>
      <w:szCs w:val="18"/>
    </w:rPr>
  </w:style>
  <w:style w:type="paragraph" w:styleId="Revision">
    <w:name w:val="Revision"/>
    <w:hidden/>
    <w:uiPriority w:val="99"/>
    <w:semiHidden/>
    <w:rsid w:val="00F61365"/>
    <w:pPr>
      <w:spacing w:after="0" w:line="240" w:lineRule="auto"/>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60620">
      <w:bodyDiv w:val="1"/>
      <w:marLeft w:val="0"/>
      <w:marRight w:val="0"/>
      <w:marTop w:val="0"/>
      <w:marBottom w:val="0"/>
      <w:divBdr>
        <w:top w:val="none" w:sz="0" w:space="0" w:color="auto"/>
        <w:left w:val="none" w:sz="0" w:space="0" w:color="auto"/>
        <w:bottom w:val="none" w:sz="0" w:space="0" w:color="auto"/>
        <w:right w:val="none" w:sz="0" w:space="0" w:color="auto"/>
      </w:divBdr>
    </w:div>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385508">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96294243">
      <w:bodyDiv w:val="1"/>
      <w:marLeft w:val="0"/>
      <w:marRight w:val="0"/>
      <w:marTop w:val="0"/>
      <w:marBottom w:val="0"/>
      <w:divBdr>
        <w:top w:val="none" w:sz="0" w:space="0" w:color="auto"/>
        <w:left w:val="none" w:sz="0" w:space="0" w:color="auto"/>
        <w:bottom w:val="none" w:sz="0" w:space="0" w:color="auto"/>
        <w:right w:val="none" w:sz="0" w:space="0" w:color="auto"/>
      </w:divBdr>
    </w:div>
    <w:div w:id="96993546">
      <w:bodyDiv w:val="1"/>
      <w:marLeft w:val="0"/>
      <w:marRight w:val="0"/>
      <w:marTop w:val="0"/>
      <w:marBottom w:val="0"/>
      <w:divBdr>
        <w:top w:val="none" w:sz="0" w:space="0" w:color="auto"/>
        <w:left w:val="none" w:sz="0" w:space="0" w:color="auto"/>
        <w:bottom w:val="none" w:sz="0" w:space="0" w:color="auto"/>
        <w:right w:val="none" w:sz="0" w:space="0" w:color="auto"/>
      </w:divBdr>
    </w:div>
    <w:div w:id="134642223">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53393444">
      <w:bodyDiv w:val="1"/>
      <w:marLeft w:val="0"/>
      <w:marRight w:val="0"/>
      <w:marTop w:val="0"/>
      <w:marBottom w:val="0"/>
      <w:divBdr>
        <w:top w:val="none" w:sz="0" w:space="0" w:color="auto"/>
        <w:left w:val="none" w:sz="0" w:space="0" w:color="auto"/>
        <w:bottom w:val="none" w:sz="0" w:space="0" w:color="auto"/>
        <w:right w:val="none" w:sz="0" w:space="0" w:color="auto"/>
      </w:divBdr>
    </w:div>
    <w:div w:id="256520301">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373309488">
      <w:bodyDiv w:val="1"/>
      <w:marLeft w:val="0"/>
      <w:marRight w:val="0"/>
      <w:marTop w:val="0"/>
      <w:marBottom w:val="0"/>
      <w:divBdr>
        <w:top w:val="none" w:sz="0" w:space="0" w:color="auto"/>
        <w:left w:val="none" w:sz="0" w:space="0" w:color="auto"/>
        <w:bottom w:val="none" w:sz="0" w:space="0" w:color="auto"/>
        <w:right w:val="none" w:sz="0" w:space="0" w:color="auto"/>
      </w:divBdr>
    </w:div>
    <w:div w:id="487133572">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0421025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0935061">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313414546">
      <w:bodyDiv w:val="1"/>
      <w:marLeft w:val="0"/>
      <w:marRight w:val="0"/>
      <w:marTop w:val="0"/>
      <w:marBottom w:val="0"/>
      <w:divBdr>
        <w:top w:val="none" w:sz="0" w:space="0" w:color="auto"/>
        <w:left w:val="none" w:sz="0" w:space="0" w:color="auto"/>
        <w:bottom w:val="none" w:sz="0" w:space="0" w:color="auto"/>
        <w:right w:val="none" w:sz="0" w:space="0" w:color="auto"/>
      </w:divBdr>
    </w:div>
    <w:div w:id="1359426901">
      <w:bodyDiv w:val="1"/>
      <w:marLeft w:val="0"/>
      <w:marRight w:val="0"/>
      <w:marTop w:val="0"/>
      <w:marBottom w:val="0"/>
      <w:divBdr>
        <w:top w:val="none" w:sz="0" w:space="0" w:color="auto"/>
        <w:left w:val="none" w:sz="0" w:space="0" w:color="auto"/>
        <w:bottom w:val="none" w:sz="0" w:space="0" w:color="auto"/>
        <w:right w:val="none" w:sz="0" w:space="0" w:color="auto"/>
      </w:divBdr>
    </w:div>
    <w:div w:id="1365978147">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32399708">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689599616">
      <w:bodyDiv w:val="1"/>
      <w:marLeft w:val="0"/>
      <w:marRight w:val="0"/>
      <w:marTop w:val="0"/>
      <w:marBottom w:val="0"/>
      <w:divBdr>
        <w:top w:val="none" w:sz="0" w:space="0" w:color="auto"/>
        <w:left w:val="none" w:sz="0" w:space="0" w:color="auto"/>
        <w:bottom w:val="none" w:sz="0" w:space="0" w:color="auto"/>
        <w:right w:val="none" w:sz="0" w:space="0" w:color="auto"/>
      </w:divBdr>
    </w:div>
    <w:div w:id="1720668269">
      <w:bodyDiv w:val="1"/>
      <w:marLeft w:val="0"/>
      <w:marRight w:val="0"/>
      <w:marTop w:val="0"/>
      <w:marBottom w:val="0"/>
      <w:divBdr>
        <w:top w:val="none" w:sz="0" w:space="0" w:color="auto"/>
        <w:left w:val="none" w:sz="0" w:space="0" w:color="auto"/>
        <w:bottom w:val="none" w:sz="0" w:space="0" w:color="auto"/>
        <w:right w:val="none" w:sz="0" w:space="0" w:color="auto"/>
      </w:divBdr>
    </w:div>
    <w:div w:id="172367672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806193128">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2008822141">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053577292">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cnbc.com/2017/05/08/amazon-jeff-bezos-artificial-intelligence-ai-golden-age.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epj-conferences.org/articles/epjconf/pdf/2019/19/epjconf_chep2018_06008.pdf"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3.us-east-2.amazonaws.com/hkg-website-ssets/static/pages/files/DeepLearning.pdf" TargetMode="External"/><Relationship Id="rId61"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indico.cern.ch/event/505613/contributions/2227515/attachments/1342855/2026384/Poster-v4-120.pdf" TargetMode="Externa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25513-DC55-4A5C-8966-0801A5CD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Pages>
  <Words>12391</Words>
  <Characters>74351</Characters>
  <Application>Microsoft Office Word</Application>
  <DocSecurity>0</DocSecurity>
  <Lines>619</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16</cp:revision>
  <cp:lastPrinted>2020-04-12T15:27:00Z</cp:lastPrinted>
  <dcterms:created xsi:type="dcterms:W3CDTF">2020-04-15T16:54:00Z</dcterms:created>
  <dcterms:modified xsi:type="dcterms:W3CDTF">2020-04-16T06:35:00Z</dcterms:modified>
</cp:coreProperties>
</file>